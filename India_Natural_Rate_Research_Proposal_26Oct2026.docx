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75692D" w:rsidRDefault="00000000" w14:paraId="3CDF4C66" w14:textId="77777777">
      <w:pPr>
        <w:spacing w:after="120"/>
        <w:jc w:val="center"/>
      </w:pPr>
      <w:r>
        <w:rPr>
          <w:caps/>
          <w:spacing w:val="40"/>
        </w:rPr>
        <w:t>Research Proposal</w:t>
      </w:r>
    </w:p>
    <w:p w:rsidR="0075692D" w:rsidRDefault="00000000" w14:paraId="5D82C689" w14:textId="77777777">
      <w:pPr>
        <w:spacing w:after="120"/>
        <w:jc w:val="center"/>
      </w:pPr>
      <w:r>
        <w:rPr>
          <w:b/>
          <w:bCs/>
          <w:sz w:val="34"/>
          <w:szCs w:val="34"/>
        </w:rPr>
        <w:t>The Natural Rate of Interest in India: A Macro-Finance Yield Curve Approach</w:t>
      </w:r>
    </w:p>
    <w:p w:rsidR="0075692D" w:rsidRDefault="00000000" w14:paraId="7D075BAB" w14:textId="77777777">
      <w:pPr>
        <w:spacing w:after="60"/>
        <w:jc w:val="center"/>
      </w:pPr>
      <w:r>
        <w:rPr>
          <w:i/>
          <w:iCs/>
        </w:rPr>
        <w:t>Adapting and stress-testing the Brand–Goy–Lemke framework for an emerging economy</w:t>
      </w:r>
    </w:p>
    <w:p w:rsidR="0075692D" w:rsidRDefault="00000000" w14:paraId="1E54B086" w14:textId="77777777">
      <w:pPr>
        <w:pBdr>
          <w:bottom w:val="single" w:color="808080" w:sz="6" w:space="8"/>
        </w:pBdr>
        <w:spacing w:after="240"/>
        <w:jc w:val="center"/>
      </w:pPr>
      <w:r>
        <w:rPr>
          <w:sz w:val="22"/>
          <w:szCs w:val="22"/>
        </w:rPr>
        <w:t>Draft, October 2026</w:t>
      </w:r>
    </w:p>
    <w:p w:rsidR="0075692D" w:rsidRDefault="00000000" w14:paraId="3204D2D5" w14:textId="77777777">
      <w:pPr>
        <w:pStyle w:val="Heading1"/>
      </w:pPr>
      <w:r>
        <w:t>Abstract</w:t>
      </w:r>
    </w:p>
    <w:p w:rsidR="0075692D" w:rsidRDefault="00000000" w14:paraId="7E18FA29" w14:textId="61982F86">
      <w:pPr>
        <w:spacing w:after="160" w:line="300" w:lineRule="auto"/>
        <w:jc w:val="both"/>
      </w:pPr>
      <w:r>
        <w:t xml:space="preserve">This proposal develops a joint macro-finance model of the natural real interest rate (r*) for India. It adapts the framework of Brand, Goy and Lemke (ECB Working Paper No 3160), in which r* simultaneously closes the output gap in a Laubach–Williams-type semi-structural block and acts as the stochastic trend anchoring the level of an arbitrage-free Nelson–Siegel yield curve. Existing Indian estimates, including those produced inside the Reserve Bank of India, rely on macro-only Kalman-filter models and report wide uncertainty bands. We argue that a literal transposition of the ECB model would be neither well identified on India's short and heavily revised data nor distinctive enough for a leading macroeconomics journal. We therefore propose a re-scoped design with </w:t>
      </w:r>
      <w:r>
        <w:rPr>
          <w:highlight w:val="cyan"/>
        </w:rPr>
        <w:t>three India-specific contributions: a test of whether yield-curve and survey information genuinely sharpen inference on r* in a short-sample emerging-market setting, a comparison of which real-rate gap (policy rate, long government bond yield, or bank lending rate) drives the output gap in a bank-dominated economy, and an open-economy extension that asks how far global natural rates pass through to India's non-growth component of r*</w:t>
      </w:r>
      <w:r>
        <w:t xml:space="preserve">. The proposal sets out the critical evaluation of scope, the model, data, estimation strategy, validation and </w:t>
      </w:r>
      <w:ins w:author="Claude" w:date="2026-10-11T12:00:00Z" w:id="0">
        <w:r>
          <w:t>a three-to-four-month</w:t>
        </w:r>
      </w:ins>
      <w:r>
        <w:t xml:space="preserve"> work plan with explicit go/no-go criteria. A baseline BGL-type model for India (2000Q1–2025Q2) has already been implemented and estimated; the proposal states throughout which elements are implemented and which are planned, and reports the baseline finding that r* is only weakly identified in this sample (90 per cent band averaging 5.0 percentage points).</w:t>
      </w:r>
    </w:p>
    <w:p w:rsidR="0075692D" w:rsidRDefault="00000000" w14:paraId="1F41ED5C" w14:textId="77777777">
      <w:pPr>
        <w:pStyle w:val="Heading1"/>
      </w:pPr>
      <w:r>
        <w:t>1. Background and Motivation</w:t>
      </w:r>
    </w:p>
    <w:p w:rsidR="0075692D" w:rsidRDefault="00000000" w14:paraId="3F3B9CA4" w14:textId="77777777">
      <w:pPr>
        <w:spacing w:after="160" w:line="300" w:lineRule="auto"/>
        <w:jc w:val="both"/>
      </w:pPr>
      <w:r>
        <w:t>The natural rate of interest is the real rate consistent with output at potential and stable inflation once transitory shocks have faded. Central banks use it to judge whether policy is restrictive or accommodative, and asset-pricing models use it as the long-run anchor for expected short rates and hence for the whole yield curve. Because it is unobserved, any estimate is model-dependent, and the macro and finance literatures have historically produced estimates that disagree. Brand, Goy and Lemke (hereafter BGL) address this "natural rate puzzle" by making r* do both jobs inside a single Bayesian model estimated on US data.</w:t>
      </w:r>
    </w:p>
    <w:p w:rsidR="0075692D" w:rsidRDefault="00000000" w14:paraId="6CF51E96" w14:textId="77777777">
      <w:pPr>
        <w:spacing w:after="160" w:line="300" w:lineRule="auto"/>
        <w:jc w:val="both"/>
      </w:pPr>
      <w:r>
        <w:t xml:space="preserve">India offers a natural test case and a hard one. Policy-relevant interest is high: the RBI has published successive estimates of India's neutral rate (Behera, Pattanaik and Kavediya, 2015; RBI Bulletin, 2022; RBI Bulletin, July 2024), the 2024 update reported an upward shift to roughly 1.4–1.9 per cent after earlier estimates of 0.8–1.0 per cent, and press reports indicate that the RBI intends to intensify this work in 2026–27. Those estimates are produced from Laubach–Williams-style models using growth, inflation and short-term yields. None, to our knowledge, ties r* to the full government bond yield curve under no-arbitrage restrictions, and none reports the formal posterior uncertainty that a Bayesian macro-finance model delivers. That is the gap this proposal targets. The claim of novelty must be confirmed by a systematic literature search before submission, because central-bank working papers and regional journals are not always well indexed.</w:t>
      </w:r>
    </w:p>
    <w:p w:rsidR="0075692D" w:rsidRDefault="00000000" w14:paraId="12A3469F" w14:textId="77777777">
      <w:pPr>
        <w:spacing w:after="160" w:line="300" w:lineRule="auto"/>
        <w:jc w:val="both"/>
      </w:pPr>
      <w:r>
        <w:t>The same features that make India interesting make a naive replication risky. The sample is short, national accounts have just been rebased, the monetary regime has changed several times, the economy is only partly open, and the government bond market is shaped by regulation. The purpose of this document is to be candid about these obstacles, to decide what the paper can credibly claim, and to lay out a design that survives them.</w:t>
      </w:r>
    </w:p>
    <w:p w:rsidR="0075692D" w:rsidRDefault="00000000" w14:paraId="1CD90B6B" w14:textId="77777777">
      <w:pPr>
        <w:pStyle w:val="Heading1"/>
      </w:pPr>
      <w:r>
        <w:t>2. The Source Paper: What It Does and What Transfers</w:t>
      </w:r>
    </w:p>
    <w:p w:rsidR="0075692D" w:rsidRDefault="00000000" w14:paraId="4D97D08D" w14:textId="77777777">
      <w:pPr>
        <w:spacing w:after="160" w:line="300" w:lineRule="auto"/>
        <w:jc w:val="both"/>
      </w:pPr>
      <w:r>
        <w:t>BGL specify a macro module and a yield-curve module that share r*. The macro module has an IS curve in which the output gap responds to the lagged real-rate gap, a backward-looking Phillips curve in terms of inflation gaps, a random-walk trend inflation, and a natural rate equal to four times expected potential growth plus a random-walk non-growth component z. The ex ante real rate is defined model-consistently, using the model's own inflation expectations. The finance module is an arbitrage-free affine Nelson–Siegel model whose level factor contains a stochastic trend equal to the equilibrium nominal short rate, r* plus trend inflation, while slope and curvature are stationary and respond to the output and inflation gaps. Survey data on long-run inflation and on one-year-ahead short-rate expectations help identify the latent states. Estimation is by Gibbs sampling with a Durbin–Koopman simulation smoother and a Metropolis–Hastings step for the Nelson–Siegel decay parameter, on quarterly US data from 1961Q2 to 2019Q4.</w:t>
      </w:r>
    </w:p>
    <w:p w:rsidR="0075692D" w:rsidRDefault="00000000" w14:paraId="54289267" w14:textId="77777777">
      <w:pPr>
        <w:spacing w:after="160" w:line="300" w:lineRule="auto"/>
        <w:jc w:val="both"/>
      </w:pPr>
      <w:r>
        <w:t>Their main findings are that r* rises and falls over six decades rather than declining steadily, that the real-rate gap becomes stationary because the yield-curve block endogenises the real rate, that the data prefer a ten-year real-rate gap to a one-quarter gap in the IS curve, that the 90 per cent band for r* is under three percentage points against up to eight in the semi-structural literature, and that term premia look cyclical rather than trending once the trend in equilibrium rates is accounted for. Robustness checks cover a shadow-rate version for the effective lower bound, stochastic volatility, pseudo-real-time estimation, a looser prior on trend growth and a freely estimated loading of trend growth on r*, for which the posterior median is 2.74 rather than the imposed 4.</w:t>
      </w:r>
    </w:p>
    <w:p w:rsidR="0075692D" w:rsidRDefault="00000000" w14:paraId="338569D0" w14:textId="77777777">
      <w:pPr>
        <w:spacing w:after="160" w:line="300" w:lineRule="auto"/>
        <w:jc w:val="both"/>
      </w:pPr>
      <w:r>
        <w:t xml:space="preserve">Three elements transfer directly: the shared-r* architecture, the Bayesian state-space machinery, and the diagnostic toolkit (historical data decomposition, subset-of-data re-estimation, pseudo-real-time analysis). Several others do not transfer and are discussed below: the effective-lower-bound extension, the 235-quarter sample, the Consensus Economics short-rate survey (which is a paid product), and the assumption that a single closed-economy IS curve with one policy-driven short rate describes the economy.</w:t>
      </w:r>
    </w:p>
    <w:p w:rsidR="0075692D" w:rsidRDefault="00000000" w14:paraId="203915B9" w14:textId="77777777">
      <w:pPr>
        <w:pStyle w:val="Heading1"/>
      </w:pPr>
      <w:r>
        <w:t>3. Critical Evaluation of Scope</w:t>
      </w:r>
    </w:p>
    <w:p w:rsidR="0075692D" w:rsidRDefault="00000000" w14:paraId="490326C9" w14:textId="77777777">
      <w:pPr>
        <w:pStyle w:val="Heading2"/>
      </w:pPr>
      <w:r>
        <w:t>3.1 Why a direct transposition is not enough</w:t>
      </w:r>
    </w:p>
    <w:p w:rsidR="0075692D" w:rsidRDefault="00000000" w14:paraId="18F3B8ED" w14:textId="77777777">
      <w:pPr>
        <w:spacing w:after="160" w:line="300" w:lineRule="auto"/>
        <w:jc w:val="both"/>
      </w:pPr>
      <w:r>
        <w:t xml:space="preserve">A paper that re-estimates the BGL model on Indian data and reports a new r* series would be read by referees as an application. The finding that India's r* differs from the US value is unsurprising, and the value of the exercise would hinge entirely on estimates that, as argued below, may be weakly identified. For a journal such as the </w:t>
      </w:r>
      <w:r>
        <w:rPr>
          <w:i/>
          <w:iCs/>
        </w:rPr>
        <w:t>Journal of Macroeconomics</w:t>
      </w:r>
      <w:r>
        <w:t>, the paper needs a question whose answer is informative beyond India, a design that shows where the identifying information comes from, and at least one result that would change how a reader models an emerging-market economy. The scope below is built around those three requirements.</w:t>
      </w:r>
    </w:p>
    <w:p w:rsidR="0075692D" w:rsidRDefault="00000000" w14:paraId="590A0FA6" w14:textId="77777777">
      <w:pPr>
        <w:spacing w:after="160" w:line="300" w:lineRule="auto"/>
        <w:jc w:val="both"/>
      </w:pPr>
      <w:r>
        <w:t>There is also a competitive consideration. The RBI already publishes macro-only estimates, and a paper whose headline is a different level of India's r* will immediately be compared with them, with little way to show which is right. The distinctive angle is therefore not the level but the information content: whether adding the yield curve and surveys disciplines inference on r* in a setting where macro data are noisy and short, and what that reveals about the monetary transmission mechanism.</w:t>
      </w:r>
    </w:p>
    <w:p w:rsidR="0075692D" w:rsidRDefault="00000000" w14:paraId="72072BF1" w14:textId="77777777">
      <w:pPr>
        <w:pStyle w:val="Heading2"/>
      </w:pPr>
      <w:r>
        <w:t xml:space="preserve">3.2 </w:t>
      </w:r>
      <w:commentRangeStart w:id="1"/>
      <w:r>
        <w:t>Data realities</w:t>
      </w:r>
      <w:commentRangeEnd w:id="1"/>
      <w:r>
        <w:rPr>
          <w:rStyle w:val="CommentReference"/>
          <w:sz w:val="24"/>
          <w:szCs w:val="24"/>
        </w:rPr>
        <w:commentReference w:id="1"/>
      </w:r>
    </w:p>
    <w:p w:rsidR="0075692D" w:rsidRDefault="00000000" w14:paraId="182DB82F" w14:textId="77777777">
      <w:pPr>
        <w:spacing w:after="160" w:line="300" w:lineRule="auto"/>
        <w:jc w:val="both"/>
      </w:pPr>
      <w:r>
        <w:rPr>
          <w:b/>
          <w:bCs/>
        </w:rPr>
        <w:t>Sample length.</w:t>
      </w:r>
      <w:r>
        <w:t xml:space="preserve"> BGL use 235 quarterly observations. The baseline implementation uses 2000Q1–2025Q2 (T = 102 quarters), the start being set by the daily FBIL/CCIL zero-coupon history, which begins on 4 January 2000; this settles the earlier concern about whether a free yield history of adequate length exists. The RBI Survey of Professional Forecasters, which provides the only free long-horizon inflation expectations and the only free forward-looking policy-rate expectations, begins in September 2007, giving roughly 76 quarters to mid-2026; it is not yet in the baseline data set. The early part of the yield window contains administered-rate episodes and a thin bond market. Latent-variable models of r* are notoriously data-hungry. Fiorentini et al. (2018) show that filtering uncertainty rises sharply when the IS-curve interest sensitivity is small in absolute value, and BGL themselves point to a threshold of about 0.1. This risk materialises in the baseline. The posterior median of the interest sensitivity a₃ is −0.04 (90 per cent interval −0.10 to 0.00), well inside the region |a₃| &lt; 0.1 in which filtering uncertainty is large, and the 90 per cent band for r* averages 5.0 percentage points (maximum 5.5), against under 3 in BGL. The end-2025Q2 posterior median of r* is 1.13 per cent with a 90 per cent band of −1.42 to 3.91. The extra yield information therefore does not by itself deliver tight bands on this sample, and the posterior for r* depends heavily on priors. This is the single most important risk to the project and the baseline finding on which Section 3.4 builds.</w:t>
      </w:r>
    </w:p>
    <w:p w:rsidR="0075692D" w:rsidRDefault="00000000" w14:paraId="2CFFB1D3" w14:textId="77777777">
      <w:pPr>
        <w:spacing w:after="160" w:line="300" w:lineRule="auto"/>
        <w:jc w:val="both"/>
      </w:pPr>
      <w:commentRangeStart w:id="2"/>
      <w:r>
        <w:rPr>
          <w:b/>
          <w:bCs/>
        </w:rPr>
        <w:t>Output</w:t>
      </w:r>
      <w:commentRangeEnd w:id="2"/>
      <w:r>
        <w:rPr>
          <w:rStyle w:val="CommentReference"/>
          <w:b/>
          <w:bCs/>
          <w:sz w:val="24"/>
          <w:szCs w:val="24"/>
        </w:rPr>
        <w:commentReference w:id="2"/>
      </w:r>
      <w:r>
        <w:rPr>
          <w:b/>
          <w:bCs/>
        </w:rPr>
        <w:t>.</w:t>
      </w:r>
      <w:r>
        <w:t xml:space="preserve"> Quarterly GDP is published only on a seasonally unadjusted basis, is subject to large revisions, and has just been rebased. MoSPI released a new series with base year 2022–23 on 27 February 2026, with quarterly estimates starting from the first quarter of 2022–23, and has said a full back series will follow by December 2026. The timing matters: a model estimated now would have to splice the 2011–12 and older series, and its results could shift when the back series appears. The plan should therefore treat the back-series release as a scheduled event, build the code and validation work before it, and run the India estimation on the consistent series. Agriculture is weather-driven and a large share of output, so robustness to using non-agricultural value added must be built in. The pandemic quarters, with a contraction far outside the range of any other observation, will distort Gaussian filtering unless handled explicitly (planned; Section 5.5). The baseline uses the log GDP series labelled log.GDP.SA in Data.xlsx (stored as log10 and converted to 100 ln, so the gap is in percentage points); the seasonal-adjustment method behind it is not documented in the file and has not been redone by the authors with X-13, which remains planned.</w:t>
      </w:r>
    </w:p>
    <w:p w:rsidR="0075692D" w:rsidRDefault="00000000" w14:paraId="6855C1D1" w14:textId="77777777">
      <w:pPr>
        <w:spacing w:after="160" w:line="300" w:lineRule="auto"/>
        <w:jc w:val="both"/>
      </w:pPr>
      <w:commentRangeStart w:id="3"/>
      <w:r>
        <w:rPr>
          <w:b/>
          <w:bCs/>
        </w:rPr>
        <w:t>Inflation</w:t>
      </w:r>
      <w:commentRangeEnd w:id="3"/>
      <w:r>
        <w:rPr>
          <w:rStyle w:val="CommentReference"/>
          <w:b/>
          <w:bCs/>
          <w:sz w:val="24"/>
          <w:szCs w:val="24"/>
        </w:rPr>
        <w:commentReference w:id="3"/>
      </w:r>
      <w:r>
        <w:rPr>
          <w:b/>
          <w:bCs/>
        </w:rPr>
        <w:t>.</w:t>
      </w:r>
      <w:r>
        <w:t xml:space="preserve"> Consumer price data have a consistent all-India combined index only from 2011. Earlier work splices industrial-worker and rural-labourer indices or uses the wholesale price index, and each choice changes the measured inflation gap. Whether and how the latest CPI rebasing alters history should be checked at the data-audit stage. The baseline uses year-on-year CPI inflation as supplied in Data.xlsx: eight early quarters are missing (handled as missing observations by the filter) and the </w:t>
      </w:r>
      <w:del w:id="9009" w:author="Claude" w:date="2026-10-26T15:30:00Z">
        <w:r>
          <w:delText xml:space="preserve">splice behind the earlier part of the series is undocumented, so it is flagged for the data audit.</w:delText>
        </w:r>
      </w:del>
      <w:ins w:id="9010" w:author="Claude" w:date="2026-10-26T15:30:00Z">
        <w:r>
          <w:t xml:space="preserve">earlier part of the series is CPI for industrial workers, spliced to the all-India combined index up to December 2010.</w:t>
        </w:r>
      </w:ins>
      <w:r>
        <w:t xml:space="preserve"> Headline inflation is dominated by food and fuel, which the backward-looking Phillips curve in BGL would misread as demand-driven gaps.</w:t>
      </w:r>
    </w:p>
    <w:p w:rsidR="0075692D" w:rsidRDefault="00000000" w14:paraId="3CF96AC8" w14:textId="77777777">
      <w:pPr>
        <w:spacing w:after="160" w:line="300" w:lineRule="auto"/>
        <w:jc w:val="both"/>
      </w:pPr>
      <w:commentRangeStart w:id="4"/>
      <w:r>
        <w:rPr>
          <w:b w:val="1"/>
          <w:bCs w:val="1"/>
        </w:rPr>
        <w:t>Yields</w:t>
      </w:r>
      <w:commentRangeEnd w:id="4"/>
      <w:r>
        <w:rPr>
          <w:rStyle w:val="CommentReference"/>
        </w:rPr>
        <w:commentReference w:id="4"/>
      </w:r>
      <w:r>
        <w:rPr>
          <w:b w:val="1"/>
          <w:bCs w:val="1"/>
        </w:rPr>
        <w:t>.</w:t>
      </w:r>
      <w:r>
        <w:rPr/>
        <w:t xml:space="preserve"> The baseline takes 13 maturities (1–4 quarters and 2–10 years) directly from the 3-month to 120-month columns of the daily FBIL/CCIL zero-coupon sheet in Data.xlsx, at quarter-end, with the 9-month point linearly interpolated from its neighbours. They are not reconstructed from Nelson–Siegel parameters. The history starts on 4 January 2000. </w:t>
      </w:r>
      <w:commentRangeStart w:id="5"/>
      <w:r>
        <w:rPr/>
        <w:t>The methodology changed from Nelson–Siegel to Nelson–Siegel–Svensson in September 2009, which creates a break in how the long end is interpolated</w:t>
      </w:r>
      <w:commentRangeEnd w:id="5"/>
      <w:r>
        <w:rPr>
          <w:rStyle w:val="CommentReference"/>
        </w:rPr>
        <w:commentReference w:id="5"/>
      </w:r>
      <w:r>
        <w:rPr/>
        <w:t>; a flag for this break is planned but not in the baseline. The CCIL publishes the curve free of charge with a note that commercial use needs permission and the Financial Benchmarks India curve is distributed commercially, so terms of use must be checked before publication. Long maturities were thinly traded for much of the sample. In the baseline the yield measurement-error variances differ across maturities but are constant over time; regime dependence is planned (Section 5.2). Inflation-indexed bonds, which BGL propose as a future cross-check, are not a usable resource for India.</w:t>
      </w:r>
    </w:p>
    <w:p w:rsidR="0075692D" w:rsidRDefault="00000000" w14:paraId="47825E29" w14:textId="77777777">
      <w:pPr>
        <w:spacing w:after="160" w:line="300" w:lineRule="auto"/>
        <w:jc w:val="both"/>
      </w:pPr>
      <w:commentRangeStart w:id="7"/>
      <w:commentRangeStart w:id="172352956"/>
      <w:r>
        <w:rPr>
          <w:b/>
          <w:bCs/>
        </w:rPr>
        <w:t>Surveys</w:t>
      </w:r>
      <w:commentRangeEnd w:id="7"/>
      <w:r>
        <w:rPr>
          <w:rStyle w:val="CommentReference"/>
          <w:b/>
          <w:bCs/>
          <w:sz w:val="24"/>
          <w:szCs w:val="24"/>
        </w:rPr>
        <w:commentReference w:id="7"/>
      </w:r>
      <w:commentRangeEnd w:id="172352956"/>
      <w:r>
        <w:rPr>
          <w:rStyle w:val="CommentReference"/>
        </w:rPr>
        <w:commentReference w:id="172352956"/>
      </w:r>
      <w:r>
        <w:rPr>
          <w:b/>
          <w:bCs/>
        </w:rPr>
        <w:t>.</w:t>
      </w:r>
      <w:r>
        <w:t xml:space="preserve"> The baseline uses the household inflation expectations survey (IESH), </w:t>
      </w:r>
      <w:del w:id="9001" w:author="Claude" w:date="2026-10-26T15:30:00Z">
        <w:r>
          <w:delText xml:space="preserve">a one-year-ahead median</w:delText>
        </w:r>
      </w:del>
      <w:ins w:id="9002" w:author="Claude" w:date="2026-10-26T15:30:00Z">
        <w:r>
          <w:t xml:space="preserve">measured as the quarterly average of the one-year-ahead median expectation (the series in Data.xlsx as of now),</w:t>
        </w:r>
      </w:ins>
      <w:r>
        <w:t xml:space="preserve"> available for </w:t>
      </w:r>
      <w:commentRangeStart w:id="9"/>
      <w:commentRangeStart w:id="1581305074"/>
      <w:commentRangeStart w:id="2010933253"/>
      <w:r>
        <w:t>2009Q4</w:t>
      </w:r>
      <w:commentRangeEnd w:id="9"/>
      <w:r>
        <w:rPr>
          <w:rStyle w:val="CommentReference"/>
          <w:sz w:val="24"/>
          <w:szCs w:val="24"/>
        </w:rPr>
        <w:commentReference w:id="9"/>
      </w:r>
      <w:commentRangeEnd w:id="1581305074"/>
      <w:r>
        <w:rPr>
          <w:rStyle w:val="CommentReference"/>
        </w:rPr>
        <w:commentReference w:id="1581305074"/>
      </w:r>
      <w:commentRangeEnd w:id="2010933253"/>
      <w:r>
        <w:rPr>
          <w:rStyle w:val="CommentReference"/>
        </w:rPr>
        <w:commentReference w:id="2010933253"/>
      </w:r>
      <w:r>
        <w:t xml:space="preserve">–2025Q2 (63 observations). It is the only survey in Data.xlsx. It is matched to the model-implied expectation of next year's inflation plus an estimated bias term, because it is known to run well above realised inflation (the posterior bias is about 4.8 percentage points). The baseline has no short-rate survey. The RBI SPF is planned as the main survey source: it is quarterly, reports expected CPI inflation over the next five and ten years, and asks for end-of-fiscal-year forecasts of the repo rate, the 91-day Treasury bill yield and the ten-year government bond yield. These map reasonably well onto BGL's long-run inflation and short-rate-expectation observables, but the horizons are end-of-fiscal-year rather than constant, so the measurement equation must carry a time-varying horizon (Section 5.3; not implemented). The survey panel is small and its participants are mostly financial-sector economists.</w:t>
      </w:r>
    </w:p>
    <w:p w:rsidR="0075692D" w:rsidRDefault="00000000" w14:paraId="6F632D1F" w14:textId="77777777">
      <w:pPr>
        <w:spacing w:after="160" w:line="300" w:lineRule="auto"/>
        <w:jc w:val="both"/>
      </w:pPr>
      <w:r>
        <w:t>All of these sources are freely available, which is consistent with the project's resource constraints. The paid Consensus Economics series used by BGL has no counterpart in the baseline, which has no short-rate survey; the planned SPF forecasts would play that role.</w:t>
      </w:r>
    </w:p>
    <w:p w:rsidR="0075692D" w:rsidRDefault="00000000" w14:paraId="4AC7037C" w14:textId="77777777">
      <w:pPr>
        <w:pStyle w:val="Heading2"/>
      </w:pPr>
      <w:r>
        <w:t>3.3 Structural features that the BGL model does not handle</w:t>
      </w:r>
    </w:p>
    <w:p w:rsidR="0075692D" w:rsidRDefault="00000000" w14:paraId="4FDD8463" w14:textId="61D4910E">
      <w:pPr>
        <w:spacing w:after="160" w:line="300" w:lineRule="auto"/>
        <w:jc w:val="both"/>
      </w:pPr>
      <w:r>
        <w:rPr>
          <w:b/>
          <w:bCs/>
        </w:rPr>
        <w:t>No lower bound, but regime shifts.</w:t>
      </w:r>
      <w:r>
        <w:t xml:space="preserve"> BGL's shadow-rate extension addresses a constraint that is irrelevant for India and can be dropped. The Indian counterpart is a sequence of regime changes: the liquidity adjustment facility from 2000, changes in the operating target and in the width of the policy corridor, the introduction of the marginal standing facility in 2011, the move to flexible inflation targeting with a 4 per cent target and a 2 per cent tolerance band in 2016, and the alternation between liquidity deficit and surplus, during which the effective overnight rate sits at different points in the corridor. Each affects the relationship between the policy rate, the Treasury-bill yield and the ex-ante real rate that the model treats as a single object. The design must specify the short rate carefully and include an explicit wedge between the model short rate and the repo rate. In the baseline the model short rate is the 3-month zero-coupon yield, matched with negligible error; the wedge is a planned extension (Section 5.2).</w:t>
      </w:r>
    </w:p>
    <w:p w:rsidR="0075692D" w:rsidRDefault="00000000" w14:paraId="002CA9BA" w14:textId="77777777">
      <w:pPr>
        <w:spacing w:after="160" w:line="300" w:lineRule="auto"/>
        <w:jc w:val="both"/>
      </w:pPr>
      <w:r>
        <w:rPr>
          <w:b/>
          <w:bCs/>
        </w:rPr>
        <w:t>Trend inflation.</w:t>
      </w:r>
      <w:r>
        <w:t xml:space="preserve"> A random walk for trend inflation is reasonable for the US over 1961–2019. For India it is a questionable description of a period that includes a formal target adopted in 2016. A planned extension, not implemented in the baseline, allows the innovation variance of trend inflation to differ before and after the target and examines whether trend inflation after 2016 sits close to the target or to the survey measure. This is a substantive finding about anchoring, not just a technical choice. The baseline has a constant-variance random walk. The code also contains an optional measurement row that anchors trend inflation at 4 per cent (standard deviation 0.5) from 2016Q3; it is used only in an identification experiment and not in the default run.</w:t>
      </w:r>
    </w:p>
    <w:p w:rsidR="0075692D" w:rsidRDefault="00000000" w14:paraId="4C77FD4A" w14:textId="77777777">
      <w:pPr>
        <w:spacing w:after="160" w:line="300" w:lineRule="auto"/>
        <w:jc w:val="both"/>
      </w:pPr>
      <w:r>
        <w:rPr>
          <w:b/>
          <w:bCs/>
        </w:rPr>
        <w:t>Financial repression and segmentation.</w:t>
      </w:r>
      <w:r>
        <w:t xml:space="preserve"> Statutory liquidity requirements, held-to-maturity accounting and heavy domestic institutional demand mean that long yields in India reflect more than expected short rates and a market-priced term premium. Foreign portfolio inclusion in global bond indices since 2024 is changing that, creating a structural shift within the sample. The BGL assumption that slope and curvature are stationary and that term premia follow from no-arbitrage dynamics should be tested rather than imported. The result for term premia is best presented as secondary and conditional. The baseline handles the level implications of repression through a constant real-rate-gap wedge ω (Section 5.1).</w:t>
      </w:r>
    </w:p>
    <w:p w:rsidR="0075692D" w:rsidRDefault="00000000" w14:paraId="323CECFB" w14:textId="77777777">
      <w:pPr>
        <w:spacing w:after="160" w:line="300" w:lineRule="auto"/>
        <w:jc w:val="both"/>
      </w:pPr>
      <w:r>
        <w:rPr>
          <w:b/>
          <w:bCs/>
        </w:rPr>
        <w:t>Open economy.</w:t>
      </w:r>
      <w:r>
        <w:t xml:space="preserve"> India is not a closed economy with an autonomous r*. Capital flows, the exchange rate, oil prices, and the global rate cycle all affect the real rate at which Indian saving and investment equilibrate. A closed-economy IS curve will attribute these influences to the latent non-growth component z. This is a weakness in a literal adaptation and an opportunity, because separating the global from the domestic part of z is the question an emerging-market audience cares about.</w:t>
      </w:r>
    </w:p>
    <w:p w:rsidR="0075692D" w:rsidRDefault="00000000" w14:paraId="665C2D07" w14:textId="77777777">
      <w:pPr>
        <w:spacing w:after="160" w:line="300" w:lineRule="auto"/>
        <w:jc w:val="both"/>
      </w:pPr>
      <w:r>
        <w:rPr>
          <w:b/>
          <w:bCs/>
        </w:rPr>
        <w:t>Transmission.</w:t>
      </w:r>
      <w:r>
        <w:t xml:space="preserve"> Credit in India is dominated by banks, and since late 2019 new floating-rate loans have been linked to external benchmarks including the repo rate. If output responds to lending rates and to the policy rate rather than to the ten-year government yield, then BGL's result that a ten-year real-rate gap fits best in the US may not carry over, and the contrast would be an interesting finding.</w:t>
      </w:r>
    </w:p>
    <w:p w:rsidR="0075692D" w:rsidRDefault="00000000" w14:paraId="79384932" w14:textId="77777777">
      <w:pPr>
        <w:pStyle w:val="Heading2"/>
      </w:pPr>
      <w:r>
        <w:t>3.4 The identification question, stated plainly</w:t>
      </w:r>
    </w:p>
    <w:p w:rsidR="0075692D" w:rsidRDefault="00000000" w14:paraId="7F5CF354" w14:textId="77777777">
      <w:pPr>
        <w:spacing w:after="160" w:line="300" w:lineRule="auto"/>
        <w:jc w:val="both"/>
      </w:pPr>
      <w:r>
        <w:t>BGL report an r* band under three percentage points, which they contrast with up to eight in the semi-structural literature. This precision has two sources that should be distinguished. One is genuine information from yields and surveys, which their historical data decomposition supports. The other is structure: the yield-curve block makes the real-rate gap stationary by assumption, and their prior on the variance of trend growth is tight. A stationary gap is an identifying restriction, not a finding. If it is false in India, for example because rates were administered for part of the sample, then narrow bands would be misleading. Any claim of improved precision for India has to be backed by an experiment that separates the two sources. We propose a Monte Carlo study with data-generating processes calibrated to the Indian sample length and noise, comparing coverage and interval width for the macro-only model, the macro-finance model, and the macro-finance model with the stationarity restriction relaxed. A reader should be able to see what the Indian data add beyond the prior and the restriction. The Monte Carlo study is planned and not yet implemented. What exists so far is partial evidence on weak identification: the baseline posterior and band widths reported in Section 3.2, the likelihood profile for c, and the fixed-ω grid of Section 5.1.</w:t>
      </w:r>
    </w:p>
    <w:p w:rsidR="0075692D" w:rsidRDefault="00000000" w14:paraId="2BEFDA93" w14:textId="77777777">
      <w:pPr>
        <w:pStyle w:val="Heading2"/>
      </w:pPr>
      <w:r>
        <w:t>3.5 Verdict on scope</w:t>
      </w:r>
    </w:p>
    <w:p w:rsidR="0075692D" w:rsidRDefault="00000000" w14:paraId="2BA0F306" w14:textId="77777777">
      <w:pPr>
        <w:spacing w:after="160" w:line="300" w:lineRule="auto"/>
        <w:jc w:val="both"/>
      </w:pPr>
      <w:r>
        <w:t>The core of the project is the estimation of a macro-finance r* for India with a rigorous account of identification. Two extensions are included because they turn the paper from an application into a contribution: the comparison of alternative real-rate gaps in the IS curve, and the global pass-through into the non-growth component. Term-premium analysis is retained as a secondary result. The shadow-rate extension, the full inflation-linked-bond term structure and a structural interpretation of the non-growth component are dropped or deferred. A cross-country panel of emerging economies is a plausible follow-up paper but would double the data work and is excluded here. If the identification analysis in Phase 2 shows the model is prior-dominated, the project is re-scoped around the identification lessons for short-sample emerging-market r* estimation rather than around an India point estimate.</w:t>
      </w:r>
    </w:p>
    <w:p w:rsidR="0075692D" w:rsidRDefault="00000000" w14:paraId="5897FACE" w14:textId="77777777">
      <w:pPr>
        <w:pStyle w:val="Heading1"/>
      </w:pPr>
      <w:r>
        <w:t>4. Research Questions and Contribution</w:t>
      </w:r>
    </w:p>
    <w:p w:rsidR="0075692D" w:rsidRDefault="00000000" w14:paraId="597D9191" w14:textId="77777777">
      <w:pPr>
        <w:spacing w:after="160" w:line="300" w:lineRule="auto"/>
        <w:jc w:val="both"/>
      </w:pPr>
      <w:commentRangeStart w:id="10"/>
      <w:commentRangeStart w:id="11"/>
      <w:r>
        <w:t>The project addresses four questions.</w:t>
      </w:r>
      <w:commentRangeEnd w:id="10"/>
      <w:r>
        <w:rPr>
          <w:rStyle w:val="CommentReference"/>
          <w:sz w:val="24"/>
          <w:szCs w:val="24"/>
        </w:rPr>
        <w:commentReference w:id="10"/>
      </w:r>
      <w:commentRangeEnd w:id="11"/>
      <w:r>
        <w:rPr>
          <w:rStyle w:val="CommentReference"/>
        </w:rPr>
        <w:commentReference w:id="11"/>
      </w:r>
    </w:p>
    <w:p w:rsidR="0075692D" w:rsidRDefault="00000000" w14:paraId="4146549F" w14:textId="77777777">
      <w:pPr>
        <w:spacing w:after="160" w:line="300" w:lineRule="auto"/>
        <w:jc w:val="both"/>
      </w:pPr>
      <w:r>
        <w:rPr>
          <w:b/>
          <w:bCs/>
        </w:rPr>
        <w:t>RQ1.</w:t>
      </w:r>
      <w:r>
        <w:t xml:space="preserve"> Does a model that ties r* jointly to macroeconomic dynamics, the government bond yield curve and professional forecasts deliver materially tighter and more stable inference on India's r* than a macro-only Laubach–Williams model, once prior and structure effects are separated from data effects?</w:t>
      </w:r>
    </w:p>
    <w:p w:rsidR="0075692D" w:rsidRDefault="00000000" w14:paraId="422935A6" w14:textId="77777777">
      <w:pPr>
        <w:spacing w:after="160" w:line="300" w:lineRule="auto"/>
        <w:jc w:val="both"/>
      </w:pPr>
      <w:r>
        <w:rPr>
          <w:b/>
          <w:bCs/>
        </w:rPr>
        <w:t>RQ2.</w:t>
      </w:r>
      <w:r>
        <w:t xml:space="preserve"> What are the level and trajectory of India's r* and its decomposition into trend growth and a non-growth component, and what does the resulting real-rate gap say about the stance of monetary policy across the pre-targeting period, the flexible inflation targeting period and the pandemic?</w:t>
      </w:r>
    </w:p>
    <w:p w:rsidR="0075692D" w:rsidRDefault="00000000" w14:paraId="41FBEBA2" w14:textId="77777777">
      <w:pPr>
        <w:spacing w:after="160" w:line="300" w:lineRule="auto"/>
        <w:jc w:val="both"/>
      </w:pPr>
      <w:r>
        <w:rPr>
          <w:b/>
          <w:bCs/>
        </w:rPr>
        <w:t>RQ3.</w:t>
      </w:r>
      <w:r>
        <w:t xml:space="preserve"> Which real-rate gap best explains the output gap in a bank-dominated economy: the policy-rate gap, the gap at government bond maturities up to ten years, or a bank lending-rate gap?</w:t>
      </w:r>
    </w:p>
    <w:p w:rsidR="0075692D" w:rsidRDefault="00000000" w14:paraId="788B86E1" w14:textId="77777777">
      <w:pPr>
        <w:spacing w:after="160" w:line="300" w:lineRule="auto"/>
        <w:jc w:val="both"/>
      </w:pPr>
      <w:r>
        <w:rPr>
          <w:b/>
          <w:bCs/>
        </w:rPr>
        <w:t>RQ4.</w:t>
      </w:r>
      <w:r>
        <w:t xml:space="preserve"> How much of the movement in the non-growth component of India's r* is explained by global natural-rate dynamics, and how much is domestic?</w:t>
      </w:r>
    </w:p>
    <w:p w:rsidR="0075692D" w:rsidRDefault="00000000" w14:paraId="1BC26E8F" w14:textId="77777777">
      <w:pPr>
        <w:spacing w:after="160" w:line="300" w:lineRule="auto"/>
        <w:jc w:val="both"/>
      </w:pPr>
      <w:r>
        <w:t>The expected contributions are, first, the first joint, arbitrage-free macro-finance estimate of r* for an emerging economy with full posterior uncertainty, subject to confirmation in the literature search. Second, an identification study that is useful to anyone estimating r* in a short sample. Third, evidence on which interest rate matters for output in a bank-based economy. Fourth, evidence on the international transmission of natural rates to an emerging market.</w:t>
      </w:r>
    </w:p>
    <w:p w:rsidR="0075692D" w:rsidRDefault="00000000" w14:paraId="0D183181" w14:textId="77777777">
      <w:pPr>
        <w:pStyle w:val="Heading1"/>
      </w:pPr>
      <w:r>
        <w:t xml:space="preserve">5. </w:t>
      </w:r>
      <w:commentRangeStart w:id="12"/>
      <w:commentRangeStart w:id="13"/>
      <w:r>
        <w:t>Model Design</w:t>
      </w:r>
      <w:commentRangeEnd w:id="12"/>
      <w:r>
        <w:rPr>
          <w:rStyle w:val="CommentReference"/>
          <w:sz w:val="28"/>
          <w:szCs w:val="28"/>
        </w:rPr>
        <w:commentReference w:id="12"/>
      </w:r>
      <w:commentRangeEnd w:id="13"/>
      <w:r>
        <w:rPr>
          <w:rStyle w:val="CommentReference"/>
        </w:rPr>
        <w:commentReference w:id="13"/>
      </w:r>
    </w:p>
    <w:p w:rsidR="0075692D" w:rsidRDefault="00000000" w14:paraId="742FD543" w14:textId="77777777">
      <w:pPr>
        <w:spacing w:after="160" w:line="300" w:lineRule="auto"/>
        <w:jc w:val="both"/>
      </w:pPr>
      <w:r>
        <w:t>The baseline retains BGL's architecture. Throughout, “baseline” means what is implemented in the accompanying code and has been estimated on the data in Data.xlsx, and “planned” means not implemented and not yet estimated. We describe only the elements that change.</w:t>
      </w:r>
    </w:p>
    <w:p w:rsidR="0075692D" w:rsidRDefault="00000000" w14:paraId="7B019808" w14:textId="77777777">
      <w:pPr>
        <w:pStyle w:val="Heading2"/>
      </w:pPr>
      <w:r>
        <w:t>5.0 Implemented baseline and planned extensions</w:t>
      </w:r>
    </w:p>
    <w:p w:rsidR="0075692D" w:rsidRDefault="00000000" w14:paraId="07325F80" w14:textId="77777777">
      <w:pPr>
        <w:spacing w:after="160" w:line="300" w:lineRule="auto"/>
        <w:jc w:val="both"/>
      </w:pPr>
      <w:r>
        <w:t>The table lists the status of each element of the design. Equations (2) with a food and fuel term, (4) and (6) and the a₄w term in (1) below are planned extensions and are not part of the estimated baseline.</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7400"/>
        <w:gridCol w:w="1626"/>
      </w:tblGrid>
      <w:tr w:rsidR="008566BF" w14:paraId="20CF2B6E" w14:textId="77777777">
        <w:tc>
          <w:tcPr>
            <w:tcW w:w="7400" w:type="dxa"/>
            <w:shd w:val="clear" w:color="auto" w:fill="E7E6E6"/>
          </w:tcPr>
          <w:p w:rsidR="008566BF" w:rsidRDefault="00000000" w14:paraId="76B6A3B7" w14:textId="77777777">
            <w:pPr>
              <w:spacing w:before="40" w:after="40"/>
            </w:pPr>
            <w:r>
              <w:rPr>
                <w:b/>
                <w:sz w:val="18"/>
              </w:rPr>
              <w:t>Element</w:t>
            </w:r>
          </w:p>
        </w:tc>
        <w:tc>
          <w:tcPr>
            <w:tcW w:w="1626" w:type="dxa"/>
            <w:shd w:val="clear" w:color="auto" w:fill="E7E6E6"/>
          </w:tcPr>
          <w:p w:rsidR="008566BF" w:rsidRDefault="00000000" w14:paraId="57B39E5D" w14:textId="77777777">
            <w:pPr>
              <w:spacing w:before="40" w:after="40"/>
            </w:pPr>
            <w:r>
              <w:rPr>
                <w:b/>
                <w:sz w:val="18"/>
              </w:rPr>
              <w:t>Status</w:t>
            </w:r>
          </w:p>
        </w:tc>
      </w:tr>
      <w:tr w:rsidR="008566BF" w14:paraId="5F9C9E5E" w14:textId="77777777">
        <w:tc>
          <w:tcPr>
            <w:tcW w:w="7400" w:type="dxa"/>
          </w:tcPr>
          <w:p w:rsidR="008566BF" w:rsidRDefault="00000000" w14:paraId="46C1E60A" w14:textId="77777777">
            <w:pPr>
              <w:spacing w:before="40" w:after="40"/>
            </w:pPr>
            <w:r>
              <w:rPr>
                <w:sz w:val="18"/>
              </w:rPr>
              <w:t>BGL macro core: IS curve (1), backward-looking Phillips curve (2) without a food/fuel term, random-walk trend inflation, random-walk trend growth g, random-walk z, r* = 4c·g + z</w:t>
            </w:r>
          </w:p>
        </w:tc>
        <w:tc>
          <w:tcPr>
            <w:tcW w:w="1626" w:type="dxa"/>
          </w:tcPr>
          <w:p w:rsidR="008566BF" w:rsidRDefault="00000000" w14:paraId="17A2E7A0" w14:textId="77777777">
            <w:pPr>
              <w:spacing w:before="40" w:after="40"/>
            </w:pPr>
            <w:r>
              <w:rPr>
                <w:sz w:val="18"/>
              </w:rPr>
              <w:t>Implemented</w:t>
            </w:r>
          </w:p>
        </w:tc>
      </w:tr>
      <w:tr w:rsidR="008566BF" w14:paraId="0856A63A" w14:textId="77777777">
        <w:tc>
          <w:tcPr>
            <w:tcW w:w="7400" w:type="dxa"/>
          </w:tcPr>
          <w:p w:rsidR="008566BF" w:rsidRDefault="00000000" w14:paraId="167473A9" w14:textId="77777777">
            <w:pPr>
              <w:spacing w:before="40" w:after="40"/>
            </w:pPr>
            <w:r>
              <w:rPr>
                <w:sz w:val="18"/>
              </w:rPr>
              <w:t>Arbitrage-free Nelson–Siegel yield block with stochastic level trend i* = r* + π*, stationary slope and curvature (stationarity imposed by rejection, not tested)</w:t>
            </w:r>
          </w:p>
        </w:tc>
        <w:tc>
          <w:tcPr>
            <w:tcW w:w="1626" w:type="dxa"/>
          </w:tcPr>
          <w:p w:rsidR="008566BF" w:rsidRDefault="00000000" w14:paraId="0C85E95F" w14:textId="77777777">
            <w:pPr>
              <w:spacing w:before="40" w:after="40"/>
            </w:pPr>
            <w:r>
              <w:rPr>
                <w:sz w:val="18"/>
              </w:rPr>
              <w:t>Implemented</w:t>
            </w:r>
          </w:p>
        </w:tc>
      </w:tr>
      <w:tr w:rsidR="008566BF" w14:paraId="435ADB41" w14:textId="77777777">
        <w:tc>
          <w:tcPr>
            <w:tcW w:w="7400" w:type="dxa"/>
          </w:tcPr>
          <w:p w:rsidR="008566BF" w:rsidRDefault="00000000" w14:paraId="7F33A1D5" w14:textId="77777777">
            <w:pPr>
              <w:spacing w:before="40" w:after="40"/>
            </w:pPr>
            <w:r>
              <w:rPr>
                <w:sz w:val="18"/>
              </w:rPr>
              <w:t>Growth loading c estimated by Metropolis–Hastings in (0,1); decay parameter λ estimated; constant real-rate-gap wedge ω (MH, prior-driven) and the fixed-ω grid</w:t>
            </w:r>
          </w:p>
        </w:tc>
        <w:tc>
          <w:tcPr>
            <w:tcW w:w="1626" w:type="dxa"/>
          </w:tcPr>
          <w:p w:rsidR="008566BF" w:rsidRDefault="00000000" w14:paraId="7AD4735E" w14:textId="77777777">
            <w:pPr>
              <w:spacing w:before="40" w:after="40"/>
            </w:pPr>
            <w:r>
              <w:rPr>
                <w:sz w:val="18"/>
              </w:rPr>
              <w:t>Implemented</w:t>
            </w:r>
          </w:p>
        </w:tc>
      </w:tr>
      <w:tr w:rsidR="008566BF" w14:paraId="5EFD8292" w14:textId="77777777">
        <w:tc>
          <w:tcPr>
            <w:tcW w:w="7400" w:type="dxa"/>
          </w:tcPr>
          <w:p w:rsidR="008566BF" w:rsidRDefault="00000000" w14:paraId="0F9A1B11" w14:textId="77777777">
            <w:pPr>
              <w:spacing w:before="40" w:after="40"/>
            </w:pPr>
            <w:r>
              <w:rPr>
                <w:sz w:val="18"/>
              </w:rPr>
              <w:t xml:space="preserve">Household IESH one-year-ahead survey </w:t>
            </w:r>
            <w:del w:id="9003" w:author="Claude" w:date="2026-10-26T15:30:00Z">
              <w:r>
                <w:rPr>
                  <w:sz w:val="18"/>
                </w:rPr>
                <w:delText xml:space="preserve">with</w:delText>
              </w:r>
            </w:del>
            <w:ins w:id="9004" w:author="Claude" w:date="2026-10-26T15:30:00Z">
              <w:r>
                <w:rPr>
                  <w:sz w:val="18"/>
                </w:rPr>
                <w:t xml:space="preserve">(quarterly average of the median) with</w:t>
              </w:r>
            </w:ins>
            <w:r>
              <w:rPr>
                <w:sz w:val="18"/>
              </w:rPr>
              <w:t xml:space="preserve"> an estimated bias term</w:t>
            </w:r>
          </w:p>
        </w:tc>
        <w:tc>
          <w:tcPr>
            <w:tcW w:w="1626" w:type="dxa"/>
          </w:tcPr>
          <w:p w:rsidR="008566BF" w:rsidRDefault="00000000" w14:paraId="260D1579" w14:textId="77777777">
            <w:pPr>
              <w:spacing w:before="40" w:after="40"/>
            </w:pPr>
            <w:r>
              <w:rPr>
                <w:sz w:val="18"/>
              </w:rPr>
              <w:t>Implemented</w:t>
            </w:r>
          </w:p>
        </w:tc>
      </w:tr>
      <w:tr w:rsidR="008566BF" w14:paraId="1D6F049E" w14:textId="77777777">
        <w:tc>
          <w:tcPr>
            <w:tcW w:w="7400" w:type="dxa"/>
          </w:tcPr>
          <w:p w:rsidR="008566BF" w:rsidRDefault="00000000" w14:paraId="3E86FD0C" w14:textId="77777777">
            <w:pPr>
              <w:spacing w:before="40" w:after="40"/>
            </w:pPr>
            <w:r>
              <w:rPr>
                <w:sz w:val="18"/>
              </w:rPr>
              <w:t>Durbin–Koopman simulation smoother with missing data; Gibbs sampler with three MH steps; 4 chains; R-hat, split-R-hat, ESS and Geweke diagnostics; likelihood profile for c; term premia</w:t>
            </w:r>
          </w:p>
        </w:tc>
        <w:tc>
          <w:tcPr>
            <w:tcW w:w="1626" w:type="dxa"/>
          </w:tcPr>
          <w:p w:rsidR="008566BF" w:rsidRDefault="00000000" w14:paraId="5BA67F50" w14:textId="77777777">
            <w:pPr>
              <w:spacing w:before="40" w:after="40"/>
            </w:pPr>
            <w:r>
              <w:rPr>
                <w:sz w:val="18"/>
              </w:rPr>
              <w:t>Implemented</w:t>
            </w:r>
          </w:p>
        </w:tc>
      </w:tr>
      <w:tr w:rsidR="008566BF" w14:paraId="419A621C" w14:textId="77777777">
        <w:tc>
          <w:tcPr>
            <w:tcW w:w="7400" w:type="dxa"/>
          </w:tcPr>
          <w:p w:rsidR="008566BF" w:rsidRDefault="00000000" w14:paraId="4710F219" w14:textId="77777777">
            <w:pPr>
              <w:spacing w:before="40" w:after="40"/>
            </w:pPr>
            <w:r>
              <w:rPr>
                <w:sz w:val="18"/>
              </w:rPr>
              <w:t>Food/fuel shock in the Phillips curve; external demand term in the IS curve; variance break in trend inflation in 2016</w:t>
            </w:r>
          </w:p>
        </w:tc>
        <w:tc>
          <w:tcPr>
            <w:tcW w:w="1626" w:type="dxa"/>
          </w:tcPr>
          <w:p w:rsidR="008566BF" w:rsidRDefault="00000000" w14:paraId="7024749B" w14:textId="77777777">
            <w:pPr>
              <w:spacing w:before="40" w:after="40"/>
            </w:pPr>
            <w:r>
              <w:rPr>
                <w:sz w:val="18"/>
              </w:rPr>
              <w:t>Planned</w:t>
            </w:r>
          </w:p>
        </w:tc>
      </w:tr>
      <w:tr w:rsidR="008566BF" w14:paraId="4E95DFC8" w14:textId="77777777">
        <w:tc>
          <w:tcPr>
            <w:tcW w:w="7400" w:type="dxa"/>
          </w:tcPr>
          <w:p w:rsidR="008566BF" w:rsidRDefault="00000000" w14:paraId="5AB29321" w14:textId="77777777">
            <w:pPr>
              <w:spacing w:before="40" w:after="40"/>
            </w:pPr>
            <w:r>
              <w:rPr>
                <w:sz w:val="18"/>
              </w:rPr>
              <w:t>SPF five- and ten-year inflation expectations; SPF end-of-fiscal-year rate forecasts with time-varying horizon (6)</w:t>
            </w:r>
          </w:p>
        </w:tc>
        <w:tc>
          <w:tcPr>
            <w:tcW w:w="1626" w:type="dxa"/>
          </w:tcPr>
          <w:p w:rsidR="008566BF" w:rsidRDefault="00000000" w14:paraId="0FC3335B" w14:textId="77777777">
            <w:pPr>
              <w:spacing w:before="40" w:after="40"/>
            </w:pPr>
            <w:r>
              <w:rPr>
                <w:sz w:val="18"/>
              </w:rPr>
              <w:t>Planned</w:t>
            </w:r>
          </w:p>
        </w:tc>
      </w:tr>
      <w:tr w:rsidR="008566BF" w14:paraId="5B09FD5C" w14:textId="77777777">
        <w:tc>
          <w:tcPr>
            <w:tcW w:w="7400" w:type="dxa"/>
          </w:tcPr>
          <w:p w:rsidR="008566BF" w:rsidRDefault="00000000" w14:paraId="66B6DE8F" w14:textId="77777777">
            <w:pPr>
              <w:spacing w:before="40" w:after="40"/>
            </w:pPr>
            <w:r>
              <w:rPr>
                <w:sz w:val="18"/>
              </w:rPr>
              <w:t>Short-rate (repo/T-bill) wedge; regime-dependent measurement errors; stationarity test with Bauer–Rudebusch fallback</w:t>
            </w:r>
          </w:p>
        </w:tc>
        <w:tc>
          <w:tcPr>
            <w:tcW w:w="1626" w:type="dxa"/>
          </w:tcPr>
          <w:p w:rsidR="008566BF" w:rsidRDefault="00000000" w14:paraId="10850B2A" w14:textId="77777777">
            <w:pPr>
              <w:spacing w:before="40" w:after="40"/>
            </w:pPr>
            <w:r>
              <w:rPr>
                <w:sz w:val="18"/>
              </w:rPr>
              <w:t>Planned</w:t>
            </w:r>
          </w:p>
        </w:tc>
      </w:tr>
      <w:tr w:rsidR="008566BF" w14:paraId="4D107F42" w14:textId="77777777">
        <w:tc>
          <w:tcPr>
            <w:tcW w:w="7400" w:type="dxa"/>
          </w:tcPr>
          <w:p w:rsidR="008566BF" w:rsidRDefault="00000000" w14:paraId="2949879E" w14:textId="77777777">
            <w:pPr>
              <w:spacing w:before="40" w:after="40"/>
            </w:pPr>
            <w:r>
              <w:rPr>
                <w:sz w:val="18"/>
              </w:rPr>
              <w:t>Global pass-through into z (4); alternative real-rate gaps and lending-rate block (RQ3); pandemic volatility scaling; stochastic volatility</w:t>
            </w:r>
          </w:p>
        </w:tc>
        <w:tc>
          <w:tcPr>
            <w:tcW w:w="1626" w:type="dxa"/>
          </w:tcPr>
          <w:p w:rsidR="008566BF" w:rsidRDefault="00000000" w14:paraId="04E48009" w14:textId="77777777">
            <w:pPr>
              <w:spacing w:before="40" w:after="40"/>
            </w:pPr>
            <w:r>
              <w:rPr>
                <w:sz w:val="18"/>
              </w:rPr>
              <w:t>Planned</w:t>
            </w:r>
          </w:p>
        </w:tc>
      </w:tr>
      <w:tr w:rsidR="008566BF" w14:paraId="6939CED5" w14:textId="77777777">
        <w:tc>
          <w:tcPr>
            <w:tcW w:w="7400" w:type="dxa"/>
          </w:tcPr>
          <w:p w:rsidR="008566BF" w:rsidRDefault="00000000" w14:paraId="0CEEE457" w14:textId="77777777">
            <w:pPr>
              <w:spacing w:before="40" w:after="40"/>
            </w:pPr>
            <w:r>
              <w:rPr>
                <w:sz w:val="18"/>
              </w:rPr>
              <w:t>Prior predictive check; prior–posterior overlays; Gelfand–Dey and predictive-likelihood comparison; Monte Carlo coverage study</w:t>
            </w:r>
          </w:p>
        </w:tc>
        <w:tc>
          <w:tcPr>
            <w:tcW w:w="1626" w:type="dxa"/>
          </w:tcPr>
          <w:p w:rsidR="008566BF" w:rsidRDefault="00000000" w14:paraId="43BA9D85" w14:textId="77777777">
            <w:pPr>
              <w:spacing w:before="40" w:after="40"/>
            </w:pPr>
            <w:r>
              <w:rPr>
                <w:sz w:val="18"/>
              </w:rPr>
              <w:t>Planned</w:t>
            </w:r>
          </w:p>
        </w:tc>
      </w:tr>
      <w:tr w:rsidR="008566BF" w14:paraId="6D6FDB18" w14:textId="77777777">
        <w:tc>
          <w:tcPr>
            <w:tcW w:w="7400" w:type="dxa"/>
          </w:tcPr>
          <w:p w:rsidR="008566BF" w:rsidRDefault="00000000" w14:paraId="69C0A136" w14:textId="77777777">
            <w:pPr>
              <w:spacing w:before="40" w:after="40"/>
            </w:pPr>
            <w:r>
              <w:rPr>
                <w:sz w:val="18"/>
              </w:rPr>
              <w:t>Subset-of-data re-estimation; Koopman–Harvey data decomposition; pseudo-real-time estimation; term-premium comparison with a stationary benchmark; X-13 seasonal adjustment of GDP</w:t>
            </w:r>
          </w:p>
        </w:tc>
        <w:tc>
          <w:tcPr>
            <w:tcW w:w="1626" w:type="dxa"/>
          </w:tcPr>
          <w:p w:rsidR="008566BF" w:rsidRDefault="00000000" w14:paraId="1DF57AAC" w14:textId="77777777">
            <w:pPr>
              <w:spacing w:before="40" w:after="40"/>
            </w:pPr>
            <w:r>
              <w:rPr>
                <w:sz w:val="18"/>
              </w:rPr>
              <w:t>Planned</w:t>
            </w:r>
          </w:p>
        </w:tc>
      </w:tr>
    </w:tbl>
    <w:p w:rsidR="008566BF" w:rsidRDefault="008566BF" w14:paraId="773513EA" w14:textId="77777777"/>
    <w:p w:rsidR="0075692D" w:rsidRDefault="00000000" w14:paraId="6A155C68" w14:textId="77777777">
      <w:pPr>
        <w:pStyle w:val="Heading2"/>
      </w:pPr>
      <w:r>
        <w:t>5.1 Macro block</w:t>
      </w:r>
    </w:p>
    <w:p w:rsidR="0075692D" w:rsidRDefault="00000000" w14:paraId="5086DF5E" w14:textId="77777777">
      <w:pPr>
        <w:spacing w:after="160" w:line="300" w:lineRule="auto"/>
        <w:jc w:val="both"/>
      </w:pPr>
      <w:r>
        <w:t>The output gap follows an IS curve in which the lagged real-rate gap enters as in Laubach and Williams (BGL eq. 1). In the baseline there is no external term; an external demand or oil-price term is a planned extension:</w:t>
      </w:r>
    </w:p>
    <w:p w:rsidR="0075692D" w:rsidRDefault="00000000" w14:paraId="6133EDF7" w14:textId="77777777">
      <w:pPr>
        <w:tabs>
          <w:tab w:val="center" w:pos="4513"/>
          <w:tab w:val="right" w:pos="9026"/>
        </w:tabs>
        <w:spacing w:before="60" w:after="120"/>
      </w:pPr>
      <w:r>
        <w:rPr>
          <w:rFonts w:ascii="Cambria Math" w:hAnsi="Cambria Math" w:eastAsia="Cambria Math" w:cs="Cambria Math"/>
        </w:rPr>
        <w:tab/>
        <w:t>x̃ₜ = a₁x̃ₜ₋₁ + a₂x̃ₜ₋₂ + a₃(r̃ₜ₋₁ + r̃ₜ₋₂) + εₜˣ</w:t>
      </w:r>
      <w:r>
        <w:tab/>
        <w:t>(1)</w:t>
      </w:r>
    </w:p>
    <w:p w:rsidR="0075692D" w:rsidRDefault="00000000" w14:paraId="203D0E40" w14:textId="77777777">
      <w:pPr>
        <w:spacing w:after="160" w:line="300" w:lineRule="auto"/>
        <w:jc w:val="both"/>
      </w:pPr>
      <w:r>
        <w:t>where r̃ₜ = rₜ − r*ₜ is the real-rate gap, rₜ = yₜ(1) − Eₜπₜ₊₁ is the model-consistent ex ante real rate, and a₃ multiplies the sum of the two lags (no factor of one half). The planned extension adds a term a₄wₜ₋₁, with wₜ an optional external variable. The baseline Phillips curve is BGL's backward-looking specification in terms of inflation gaps:</w:t>
      </w:r>
    </w:p>
    <w:p w:rsidR="0075692D" w:rsidRDefault="00000000" w14:paraId="615867D8" w14:textId="77777777">
      <w:pPr>
        <w:tabs>
          <w:tab w:val="center" w:pos="4513"/>
          <w:tab w:val="right" w:pos="9026"/>
        </w:tabs>
        <w:spacing w:before="60" w:after="120"/>
      </w:pPr>
      <w:r>
        <w:rPr>
          <w:rFonts w:ascii="Cambria Math" w:hAnsi="Cambria Math" w:eastAsia="Cambria Math" w:cs="Cambria Math"/>
        </w:rPr>
        <w:tab/>
        <w:t>π̃ₜ = b₁π̃ₜ₋₁ + b₂x̃ₜ₋₁ + εₜᵖ</w:t>
      </w:r>
      <w:r>
        <w:tab/>
        <w:t>(2)</w:t>
      </w:r>
    </w:p>
    <w:p w:rsidR="0075692D" w:rsidRDefault="00000000" w14:paraId="1794A4F6" w14:textId="77777777">
      <w:pPr>
        <w:spacing w:after="160" w:line="300" w:lineRule="auto"/>
        <w:jc w:val="both"/>
      </w:pPr>
      <w:r>
        <w:t>Trend inflation π*ₜ is a random walk with a constant innovation variance in the baseline; allowing the variance to change in 2016 is planned (Section 3.3). A planned supply-side extension adds a food and fuel relative-price term b₃sₜ, treated as exogenous, to (2) so that supply-driven inflation is not absorbed by the output gap; it is not in the code. The natural rate is the sum of a growth component and a non-growth component:</w:t>
      </w:r>
    </w:p>
    <w:p w:rsidR="0075692D" w:rsidRDefault="00000000" w14:paraId="3C891C87" w14:textId="77777777">
      <w:pPr>
        <w:tabs>
          <w:tab w:val="center" w:pos="4513"/>
          <w:tab w:val="right" w:pos="9026"/>
        </w:tabs>
        <w:spacing w:before="60" w:after="120"/>
      </w:pPr>
      <w:r>
        <w:rPr>
          <w:rFonts w:ascii="Cambria Math" w:hAnsi="Cambria Math" w:eastAsia="Cambria Math" w:cs="Cambria Math"/>
        </w:rPr>
        <w:tab/>
        <w:t>r*ₜ = 4c·gₜ + zₜ</w:t>
      </w:r>
      <w:r>
        <w:tab/>
        <w:t>(3)</w:t>
      </w:r>
    </w:p>
    <w:p w:rsidR="0075692D" w:rsidRDefault="00000000" w14:paraId="7318327E" w14:textId="77777777">
      <w:pPr>
        <w:spacing w:after="160" w:line="300" w:lineRule="auto"/>
        <w:jc w:val="both"/>
      </w:pPr>
      <w:r>
        <w:t xml:space="preserve">where gₜ is trend growth per quarter in 100 ln points, so that 4gₜ is annualised, and the loading c is estimated in the baseline. BGL and Laubach and Williams impose a loading of 4, which is c = 1 in this notation, and BGL's freely estimated posterior median of 2.74 corresponds to c = 0.685. Here c has a normal prior with mean 0.40 and standard deviation 0.15 truncated to (0,1), that is a prior mean of 1.6 for the effective loading 4c, and is drawn by a random-walk Metropolis–Hastings step. The posterior median is 0.42 (90 per cent interval 0.19 to 0.64), or 4c of about 1.7 (0.8 to 2.6). The marginal-likelihood profile for c peaks at 0.4 to 0.5 and is nearly flat below 0.35, and c = 1 is disfavoured but not rejected (it costs about one log-likelihood point). So c is weakly identified and the prior matters; the results with c = 1 (the Laubach–Williams and BGL value) are a robustness case and not the baseline. Trend growth gₜ is a random walk. The baseline keeps BGL's US prior for its innovation variance, an inverse gamma IG(3, 0.003), unchanged; a calibration to the historical variation of Indian potential growth is planned. The stage-two extension for RQ4 (planned, not implemented) augments the law of motion of the non-growth component with a global term:</w:t>
      </w:r>
    </w:p>
    <w:p w:rsidR="0075692D" w:rsidRDefault="00000000" w14:paraId="0256089C" w14:textId="77777777">
      <w:pPr>
        <w:tabs>
          <w:tab w:val="center" w:pos="4513"/>
          <w:tab w:val="right" w:pos="9026"/>
        </w:tabs>
        <w:spacing w:before="60" w:after="120"/>
      </w:pPr>
      <w:r>
        <w:rPr>
          <w:rFonts w:ascii="Cambria Math" w:hAnsi="Cambria Math" w:eastAsia="Cambria Math" w:cs="Cambria Math"/>
        </w:rPr>
        <w:tab/>
        <w:t>zₜ = zₜ₋₁ + γ·Δr*ʷₜ + εₜᶻ</w:t>
      </w:r>
      <w:r>
        <w:tab/>
        <w:t>(4)</w:t>
      </w:r>
    </w:p>
    <w:p w:rsidR="0075692D" w:rsidRDefault="00000000" w14:paraId="3994ED76" w14:textId="77777777">
      <w:pPr>
        <w:spacing w:after="160" w:line="300" w:lineRule="auto"/>
        <w:jc w:val="both"/>
      </w:pPr>
      <w:r>
        <w:t>where r*ʷₜ is an observed external measure of the global or US natural rate, taken from the free series published by the New York Fed. The coefficient γ measures pass-through, and its posterior is estimated jointly with the latent states, so that generated-regressor problems do not arise. A weaker alternative, if joint estimation is unstable, is a second-stage regression of the smoothed z on observed drivers, with posterior draws propagated through to the regression. Equation (4) is not implemented.</w:t>
      </w:r>
    </w:p>
    <w:p w:rsidR="0075692D" w:rsidRDefault="00000000" w14:paraId="4A49DCF0" w14:textId="77777777">
      <w:pPr>
        <w:spacing w:after="160" w:line="300" w:lineRule="auto"/>
        <w:jc w:val="both"/>
      </w:pPr>
      <w:r>
        <w:rPr>
          <w:b/>
          <w:bCs/>
        </w:rPr>
        <w:t>Real-rate-gap wedge ω (implemented).</w:t>
      </w:r>
      <w:r>
        <w:t xml:space="preserve"> The baseline adds a constant wedge ω to the real-rate gap, so that mean(r̃) = ω and mean(r*) = mean(r) − ω. Setting ω = 0 recovers BGL exactly, in which case mean r* is identically the sample-mean ex ante real short rate (about −0.01 per cent for India over 2000–2025). The wedge shifts every yield intercept and the IS-curve intercept. It is motivated by the financial-repression discussion in Section 3.3, which implies that observed real rates sit below the natural rate on average. It has a normal prior with mean −1 and standard deviation 0.5, bounded to (−3, 0.5), and is drawn by Metropolis–Hastings. It is not identified: it is collinear with the level of the random-walk z in a finite sample, and its posterior (median −0.84, 90 per cent interval −1.68 to −0.04) barely moves from the prior. The reported object is therefore not the posterior of ω but the r* path re-estimated with ω fixed on the grid {0, −0.5, −1, −1.5}, and the level of r* should always be read conditional on ω.</w:t>
      </w:r>
    </w:p>
    <w:p w:rsidR="0075692D" w:rsidRDefault="00000000" w14:paraId="2166A8D4" w14:textId="77777777">
      <w:pPr>
        <w:pStyle w:val="Heading2"/>
      </w:pPr>
      <w:r>
        <w:t>5.2 Yield-curve block</w:t>
      </w:r>
    </w:p>
    <w:p w:rsidR="0075692D" w:rsidRDefault="00000000" w14:paraId="7A679924" w14:textId="77777777">
      <w:pPr>
        <w:spacing w:after="160" w:line="300" w:lineRule="auto"/>
        <w:jc w:val="both"/>
      </w:pPr>
      <w:r>
        <w:t>Yields follow the arbitrage-free Nelson–Siegel structure:</w:t>
      </w:r>
    </w:p>
    <w:p w:rsidR="0075692D" w:rsidRDefault="00000000" w14:paraId="736AE8E5" w14:textId="77777777">
      <w:pPr>
        <w:tabs>
          <w:tab w:val="center" w:pos="4513"/>
          <w:tab w:val="right" w:pos="9026"/>
        </w:tabs>
        <w:spacing w:before="60" w:after="120"/>
      </w:pPr>
      <w:r>
        <w:rPr>
          <w:rFonts w:ascii="Cambria Math" w:hAnsi="Cambria Math" w:eastAsia="Cambria Math" w:cs="Cambria Math"/>
        </w:rPr>
        <w:tab/>
        <w:t>yₜ(τ) = A(τ) + Lₜ + θˢ(τ)Sₜ + θᶜ(τ)Cₜ,   Lₜ = i*ₜ + L̃ₜ,   i*ₜ = r*ₜ + π*ₜ</w:t>
      </w:r>
      <w:r>
        <w:tab/>
        <w:t>(5)</w:t>
      </w:r>
    </w:p>
    <w:p w:rsidR="0075692D" w:rsidRDefault="00000000" w14:paraId="67758BE8" w14:textId="77777777">
      <w:pPr>
        <w:spacing w:after="160" w:line="300" w:lineRule="auto"/>
        <w:jc w:val="both"/>
      </w:pPr>
      <w:r>
        <w:t xml:space="preserve">with a stochastic trend in the level factor and stationary slope and curvature that respond to the gaps. In the baseline, stationarity of the coupled block of level gap, slope, curvature and the two macro gaps is imposed and not tested: a parameter draw is rejected if that block has an eigenvalue of 1 − 10⁻⁸ or more. The 3-month zero-coupon yield is used as the model short rate and matched with negligible error, there is no repo or Treasury-bill wedge, and yield measurement-error variances are constant over time. Three modifications are planned. First, the stationarity of slope and curvature is tested on the Indian curve, with a fallback specification in which the slope is allowed a stochastic trend, as in Bauer and Rudebusch (2020), if the data reject stationarity. Second, the short end combines a 91-day Treasury-bill yield with an explicit measurement wedge relative to the repo rate, with the wedge's variance allowed to differ between liquidity regimes. Third, the measurement-error variances for maturities up to ten years are allowed to differ before and after the early 2010s, reflecting market depth.</w:t>
      </w:r>
    </w:p>
    <w:p w:rsidR="0075692D" w:rsidRDefault="00000000" w14:paraId="238520B8" w14:textId="77777777">
      <w:pPr>
        <w:pStyle w:val="Heading2"/>
      </w:pPr>
      <w:r>
        <w:t>5.3 Survey block</w:t>
      </w:r>
    </w:p>
    <w:p w:rsidR="0075692D" w:rsidRDefault="00000000" w14:paraId="4544F9BA" w14:textId="77777777">
      <w:pPr>
        <w:spacing w:after="160" w:line="300" w:lineRule="auto"/>
        <w:jc w:val="both"/>
      </w:pPr>
      <w:r>
        <w:t xml:space="preserve">The baseline matches the household IESH one-year-ahead </w:t>
      </w:r>
      <w:del w:id="9005" w:author="Claude" w:date="2026-10-26T15:30:00Z">
        <w:r>
          <w:delText xml:space="preserve">expectation</w:delText>
        </w:r>
      </w:del>
      <w:ins w:id="9006" w:author="Claude" w:date="2026-10-26T15:30:00Z">
        <w:r>
          <w:t xml:space="preserve">expectation, taken as the quarterly average of the median as in Data.xlsx,</w:t>
        </w:r>
      </w:ins>
      <w:r>
        <w:t xml:space="preserve"> to the model-implied expectation of inflation four quarters ahead, which is the expected trend inflation plus the expected inflation gap, plus an estimated systematic bias (prior normal with mean 5 and standard deviation 2; posterior about 4.8 percentage points) and a measurement error. There is no short-rate survey in the baseline. The planned extension replaces this with the SPF: the five- and ten-year CPI expectations are matched to trend inflation plus measurement error, in place of the Fed's perceived-target series used by BGL, and the SPF end-of-fiscal-year forecasts of the repo rate, the 91-day bill and the ten-year yield are matched to model-implied expectations at a horizon that varies with the quarter of the fiscal year in which the survey was taken:</w:t>
      </w:r>
    </w:p>
    <w:p w:rsidR="0075692D" w:rsidRDefault="00000000" w14:paraId="022D27F8" w14:textId="77777777">
      <w:pPr>
        <w:tabs>
          <w:tab w:val="center" w:pos="4513"/>
          <w:tab w:val="right" w:pos="9026"/>
        </w:tabs>
        <w:spacing w:before="60" w:after="120"/>
      </w:pPr>
      <w:r>
        <w:rPr>
          <w:rFonts w:ascii="Cambria Math" w:hAnsi="Cambria Math" w:eastAsia="Cambria Math" w:cs="Cambria Math"/>
        </w:rPr>
        <w:tab/>
        <w:t>Eₜˢ[yₜ₊ₕ₍ₜ₎(1)] = A(1) + Eₜ[Lₜ₊ₕ₍ₜ₎] + θˢ(1)Eₜ[Sₜ₊ₕ₍ₜ₎] + θᶜ(1)Eₜ[Cₜ₊ₕ₍ₜ₎] + uₜˢ</w:t>
      </w:r>
      <w:r>
        <w:tab/>
        <w:t>(6)</w:t>
      </w:r>
    </w:p>
    <w:p w:rsidR="0075692D" w:rsidRDefault="00000000" w14:paraId="19630EF1" w14:textId="77777777">
      <w:pPr>
        <w:spacing w:after="160" w:line="300" w:lineRule="auto"/>
        <w:jc w:val="both"/>
      </w:pPr>
      <w:r>
        <w:t>where h(t) is the number of quarters to the end of the relevant fiscal year. Equation (6) is not implemented; the code fixes the horizon at four quarters. The surveys would also give a model-free way to evaluate the term premium, because the SPF ten-year yield forecast and the model's expectations component should be consistent over its horizon.</w:t>
      </w:r>
    </w:p>
    <w:p w:rsidR="0075692D" w:rsidRDefault="00000000" w14:paraId="0840EFB9" w14:textId="77777777">
      <w:pPr>
        <w:pStyle w:val="Heading2"/>
      </w:pPr>
      <w:r>
        <w:t>5.4 Alternative real-rate gaps</w:t>
      </w:r>
    </w:p>
    <w:p w:rsidR="0075692D" w:rsidRDefault="00000000" w14:paraId="3E395137" w14:textId="77777777">
      <w:pPr>
        <w:spacing w:after="160" w:line="300" w:lineRule="auto"/>
        <w:jc w:val="both"/>
      </w:pPr>
      <w:r>
        <w:t>Planned, not implemented; the baseline IS curve uses the model's own ex ante short real-rate gap. For RQ3, the real-rate gap in the IS curve is replaced in turn by the gap at maturities of one year, five years and ten years, and by the gap in a bank lending rate, defined relative to its own natural counterpart. BGL's long-maturity version requires solving for model-consistent inflation expectations over the full horizon and relies on a simplifying assumption about the information set. We adopt the same simplification and report how sensitive the ranking is to it. The lending-rate version requires an additional observation equation linking the lending rate to the short rate and a spread process; this is where data availability must be verified (see Section 6).</w:t>
      </w:r>
    </w:p>
    <w:p w:rsidR="0075692D" w:rsidRDefault="00000000" w14:paraId="37ED8FFC" w14:textId="77777777">
      <w:pPr>
        <w:pStyle w:val="Heading2"/>
      </w:pPr>
      <w:r>
        <w:t>5.5 Handling the pandemic and volatility</w:t>
      </w:r>
    </w:p>
    <w:p w:rsidR="0075692D" w:rsidRDefault="00000000" w14:paraId="2FB98AB1" w14:textId="77777777">
      <w:pPr>
        <w:spacing w:after="160" w:line="300" w:lineRule="auto"/>
        <w:jc w:val="both"/>
      </w:pPr>
      <w:r>
        <w:t>Planned, not implemented. The pandemic quarters are handled by a common volatility scaling factor for 2020Q1 to 2021Q2 that inflates the variance of all shocks and decays afterwards, following the approach of Lenza and Primiceri (2022), and by stochastic volatility in the IS and Phillips curves as in BGL's robustness section. Results with and without the pandemic window are reported. Treating the early pandemic as a standard shock would mechanically pull trend growth and r* down.</w:t>
      </w:r>
    </w:p>
    <w:p w:rsidR="008566BF" w:rsidRDefault="00000000" w14:paraId="0EADB071" w14:textId="77777777">
      <w:pPr>
        <w:pStyle w:val="Heading2"/>
        <w:rPr>
          <w:ins w:author="Claude" w:date="2026-10-11T12:00:00Z" w:id="14"/>
        </w:rPr>
      </w:pPr>
      <w:ins w:author="Claude" w:date="2026-10-11T12:00:00Z" w:id="15">
        <w:r>
          <w:t>5.6 Open-economy block</w:t>
        </w:r>
      </w:ins>
    </w:p>
    <w:p w:rsidR="008566BF" w:rsidRDefault="00000000" w14:paraId="38569CF1" w14:textId="77777777">
      <w:pPr>
        <w:spacing w:after="160" w:line="300" w:lineRule="auto"/>
        <w:jc w:val="both"/>
        <w:rPr>
          <w:ins w:author="Claude" w:date="2026-10-11T12:00:00Z" w:id="16"/>
        </w:rPr>
      </w:pPr>
      <w:ins w:author="Claude" w:date="2026-10-11T12:00:00Z" w:id="17">
        <w:r>
          <w:t>The external term wₜ in equation (1) becomes a vector of three observed gaps: the real effective exchange-rate gap, the rupee oil-price gap and a measure of net foreign portfolio flows. The exchange-rate gap follows a stationary process driven by the differential between the domestic and the US real rate, so that capital-flow pressure feeds back into the domestic real-rate gap. In the yield block, the wedge between the model short rate and the repo rate (Section 5.2) and the measurement equation for long maturities load on portfolio flows, which captures the effect of foreign index inclusion on the long end without attributing it to r*. The global pass-through term in equation (4) is retained, so that the paper can separate three channels: global natural rates acting on z, external demand acting on the output gap, and flows acting on the yield curve. Loadings are estimated with priors centred on zero, and the block is switched off in a robustness exercise to show how much it changes r*.</w:t>
        </w:r>
      </w:ins>
    </w:p>
    <w:p w:rsidR="0075692D" w:rsidRDefault="00000000" w14:paraId="7C0A8176" w14:textId="77777777">
      <w:pPr>
        <w:pStyle w:val="Heading1"/>
      </w:pPr>
      <w:r>
        <w:t>6. Data Plan</w:t>
      </w:r>
    </w:p>
    <w:p w:rsidR="0075692D" w:rsidRDefault="00000000" w14:paraId="6DCFA4BC" w14:textId="77777777">
      <w:pPr>
        <w:spacing w:after="160" w:line="300" w:lineRule="auto"/>
        <w:jc w:val="both"/>
      </w:pPr>
      <w:r>
        <w:rPr>
          <w:b/>
          <w:bCs/>
        </w:rPr>
        <w:t>Baseline implementation.</w:t>
      </w:r>
      <w:r>
        <w:t xml:space="preserve"> The table records what the baseline run uses, taken from the code and Data.xlsx. The rest of this section describes the fuller data plan.</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1700"/>
        <w:gridCol w:w="7326"/>
      </w:tblGrid>
      <w:tr w:rsidR="008566BF" w14:paraId="49AB3034" w14:textId="77777777">
        <w:tc>
          <w:tcPr>
            <w:tcW w:w="1700" w:type="dxa"/>
            <w:shd w:val="clear" w:color="auto" w:fill="E7E6E6"/>
          </w:tcPr>
          <w:p w:rsidR="008566BF" w:rsidRDefault="00000000" w14:paraId="51EFC2AC" w14:textId="77777777">
            <w:pPr>
              <w:spacing w:before="40" w:after="40"/>
            </w:pPr>
            <w:r>
              <w:rPr>
                <w:b/>
                <w:sz w:val="18"/>
              </w:rPr>
              <w:t>Item</w:t>
            </w:r>
          </w:p>
        </w:tc>
        <w:tc>
          <w:tcPr>
            <w:tcW w:w="7326" w:type="dxa"/>
            <w:shd w:val="clear" w:color="auto" w:fill="E7E6E6"/>
          </w:tcPr>
          <w:p w:rsidR="008566BF" w:rsidRDefault="00000000" w14:paraId="760C1C6B" w14:textId="77777777">
            <w:pPr>
              <w:spacing w:before="40" w:after="40"/>
            </w:pPr>
            <w:r>
              <w:rPr>
                <w:b/>
                <w:sz w:val="18"/>
              </w:rPr>
              <w:t>Baseline</w:t>
            </w:r>
          </w:p>
        </w:tc>
      </w:tr>
      <w:tr w:rsidR="008566BF" w14:paraId="5444BFCA" w14:textId="77777777">
        <w:tc>
          <w:tcPr>
            <w:tcW w:w="1700" w:type="dxa"/>
          </w:tcPr>
          <w:p w:rsidR="008566BF" w:rsidRDefault="00000000" w14:paraId="476513FB" w14:textId="77777777">
            <w:pPr>
              <w:spacing w:before="40" w:after="40"/>
            </w:pPr>
            <w:r>
              <w:rPr>
                <w:sz w:val="18"/>
              </w:rPr>
              <w:t>Sample</w:t>
            </w:r>
          </w:p>
        </w:tc>
        <w:tc>
          <w:tcPr>
            <w:tcW w:w="7326" w:type="dxa"/>
          </w:tcPr>
          <w:p w:rsidR="008566BF" w:rsidRDefault="00000000" w14:paraId="0BBC5CE7" w14:textId="77777777">
            <w:pPr>
              <w:spacing w:before="40" w:after="40"/>
            </w:pPr>
            <w:r>
              <w:rPr>
                <w:sz w:val="18"/>
              </w:rPr>
              <w:t>2000Q1–2025Q2 (calendar quarters), T = 102; the start is set by the yield history, which begins 4 January 2000</w:t>
            </w:r>
          </w:p>
        </w:tc>
      </w:tr>
      <w:tr w:rsidR="008566BF" w14:paraId="6F44DD22" w14:textId="77777777">
        <w:tc>
          <w:tcPr>
            <w:tcW w:w="1700" w:type="dxa"/>
          </w:tcPr>
          <w:p w:rsidR="008566BF" w:rsidRDefault="00000000" w14:paraId="6C7E9939" w14:textId="77777777">
            <w:pPr>
              <w:spacing w:before="40" w:after="40"/>
            </w:pPr>
            <w:r>
              <w:rPr>
                <w:sz w:val="18"/>
              </w:rPr>
              <w:t>Yields</w:t>
            </w:r>
          </w:p>
        </w:tc>
        <w:tc>
          <w:tcPr>
            <w:tcW w:w="7326" w:type="dxa"/>
          </w:tcPr>
          <w:p w:rsidR="008566BF" w:rsidRDefault="00000000" w14:paraId="4FC90EAD" w14:textId="77777777">
            <w:pPr>
              <w:spacing w:before="40" w:after="40"/>
            </w:pPr>
            <w:r>
              <w:rPr>
                <w:sz w:val="18"/>
              </w:rPr>
              <w:t>13 maturities (1–4 quarters, 2–10 years) from the 3m…120m columns of the daily FBIL/CCIL zero-coupon sheet, quarter-end, 9m linearly interpolated; not reconstructed from Nelson–Siegel parameters</w:t>
            </w:r>
          </w:p>
        </w:tc>
      </w:tr>
      <w:tr w:rsidR="008566BF" w14:paraId="07C8EC42" w14:textId="77777777">
        <w:tc>
          <w:tcPr>
            <w:tcW w:w="1700" w:type="dxa"/>
          </w:tcPr>
          <w:p w:rsidR="008566BF" w:rsidRDefault="00000000" w14:paraId="3FE45CD5" w14:textId="77777777">
            <w:pPr>
              <w:spacing w:before="40" w:after="40"/>
            </w:pPr>
            <w:r>
              <w:rPr>
                <w:sz w:val="18"/>
              </w:rPr>
              <w:t>Output</w:t>
            </w:r>
          </w:p>
        </w:tc>
        <w:tc>
          <w:tcPr>
            <w:tcW w:w="7326" w:type="dxa"/>
          </w:tcPr>
          <w:p w:rsidR="008566BF" w:rsidRDefault="00000000" w14:paraId="36CA3E68" w14:textId="77777777">
            <w:pPr>
              <w:spacing w:before="40" w:after="40"/>
            </w:pPr>
            <w:r>
              <w:rPr>
                <w:sz w:val="18"/>
              </w:rPr>
              <w:t>log.GDP.SA in Data.xlsx (log10, converted to 100 ln); seasonal-adjustment method undocumented, not redone with X-13</w:t>
            </w:r>
          </w:p>
        </w:tc>
      </w:tr>
      <w:tr w:rsidR="008566BF" w14:paraId="46C8165C" w14:textId="77777777">
        <w:tc>
          <w:tcPr>
            <w:tcW w:w="1700" w:type="dxa"/>
          </w:tcPr>
          <w:p w:rsidR="008566BF" w:rsidRDefault="00000000" w14:paraId="421C5699" w14:textId="77777777">
            <w:pPr>
              <w:spacing w:before="40" w:after="40"/>
            </w:pPr>
            <w:r>
              <w:rPr>
                <w:sz w:val="18"/>
              </w:rPr>
              <w:t>Inflation</w:t>
            </w:r>
          </w:p>
        </w:tc>
        <w:tc>
          <w:tcPr>
            <w:tcW w:w="7326" w:type="dxa"/>
          </w:tcPr>
          <w:p w:rsidR="008566BF" w:rsidRDefault="00000000" w14:paraId="54331561" w14:textId="77777777">
            <w:pPr>
              <w:spacing w:before="40" w:after="40"/>
            </w:pPr>
            <w:r>
              <w:rPr>
                <w:sz w:val="18"/>
              </w:rPr>
              <w:t xml:space="preserve">Year-on-year CPI as supplied; eight early quarters missing; </w:t>
            </w:r>
            <w:del w:id="9011" w:author="Claude" w:date="2026-10-26T15:30:00Z">
              <w:r>
                <w:rPr>
                  <w:sz w:val="18"/>
                </w:rPr>
                <w:delText xml:space="preserve">splice undocumented</w:delText>
              </w:r>
            </w:del>
            <w:ins w:id="9012" w:author="Claude" w:date="2026-10-26T15:30:00Z">
              <w:r>
                <w:rPr>
                  <w:sz w:val="18"/>
                </w:rPr>
                <w:t xml:space="preserve">CPI-IW spliced up to December 2010</w:t>
              </w:r>
            </w:ins>
          </w:p>
        </w:tc>
      </w:tr>
      <w:tr w:rsidR="008566BF" w14:paraId="6C7D6177" w14:textId="77777777">
        <w:tc>
          <w:tcPr>
            <w:tcW w:w="1700" w:type="dxa"/>
          </w:tcPr>
          <w:p w:rsidR="008566BF" w:rsidRDefault="00000000" w14:paraId="050EA563" w14:textId="77777777">
            <w:pPr>
              <w:spacing w:before="40" w:after="40"/>
            </w:pPr>
            <w:r>
              <w:rPr>
                <w:sz w:val="18"/>
              </w:rPr>
              <w:t>Survey</w:t>
            </w:r>
          </w:p>
        </w:tc>
        <w:tc>
          <w:tcPr>
            <w:tcW w:w="7326" w:type="dxa"/>
          </w:tcPr>
          <w:p w:rsidR="008566BF" w:rsidRDefault="00000000" w14:paraId="1DEB71E7" w14:textId="77777777">
            <w:pPr>
              <w:spacing w:before="40" w:after="40"/>
            </w:pPr>
            <w:r>
              <w:rPr>
                <w:sz w:val="18"/>
              </w:rPr>
              <w:t xml:space="preserve">Household IESH one-year-ahead median, </w:t>
            </w:r>
            <w:del w:id="9007" w:author="Claude" w:date="2026-10-26T15:30:00Z">
              <w:r>
                <w:rPr>
                  <w:sz w:val="18"/>
                </w:rPr>
                <w:delText xml:space="preserve">2009Q4</w:delText>
              </w:r>
            </w:del>
            <w:ins w:id="9008" w:author="Claude" w:date="2026-10-26T15:30:00Z">
              <w:r>
                <w:rPr>
                  <w:sz w:val="18"/>
                </w:rPr>
                <w:t xml:space="preserve">averaged within each quarter (the series in Data.xlsx as of now), 2009Q4</w:t>
              </w:r>
            </w:ins>
            <w:r>
              <w:rPr>
                <w:sz w:val="18"/>
              </w:rPr>
              <w:t xml:space="preserve">–2025Q2 (63 observations); no short-rate survey</w:t>
            </w:r>
          </w:p>
        </w:tc>
      </w:tr>
      <w:tr w:rsidR="008566BF" w14:paraId="76D9B3C1" w14:textId="77777777">
        <w:tc>
          <w:tcPr>
            <w:tcW w:w="1700" w:type="dxa"/>
          </w:tcPr>
          <w:p w:rsidR="008566BF" w:rsidRDefault="00000000" w14:paraId="2110F510" w14:textId="77777777">
            <w:pPr>
              <w:spacing w:before="40" w:after="40"/>
            </w:pPr>
            <w:r>
              <w:rPr>
                <w:sz w:val="18"/>
              </w:rPr>
              <w:t>Units</w:t>
            </w:r>
          </w:p>
        </w:tc>
        <w:tc>
          <w:tcPr>
            <w:tcW w:w="7326" w:type="dxa"/>
          </w:tcPr>
          <w:p w:rsidR="008566BF" w:rsidRDefault="00000000" w14:paraId="229630C5" w14:textId="77777777">
            <w:pPr>
              <w:spacing w:before="40" w:after="40"/>
            </w:pPr>
            <w:r>
              <w:rPr>
                <w:sz w:val="18"/>
              </w:rPr>
              <w:t>Annualised percent throughout; g per quarter in 100 ln points</w:t>
            </w:r>
          </w:p>
        </w:tc>
      </w:tr>
    </w:tbl>
    <w:p w:rsidR="008566BF" w:rsidRDefault="008566BF" w14:paraId="18D1EA2D" w14:textId="77777777"/>
    <w:p w:rsidRPr="00C47CC2" w:rsidR="0075692D" w:rsidRDefault="00000000" w14:paraId="3A1591EA" w14:textId="7E4E0D2B">
      <w:pPr>
        <w:spacing w:after="160" w:line="300" w:lineRule="auto"/>
        <w:jc w:val="both"/>
        <w:rPr>
          <w:highlight w:val="yellow"/>
        </w:rPr>
      </w:pPr>
      <w:r>
        <w:rPr>
          <w:highlight w:val="yellow"/>
        </w:rPr>
        <w:t xml:space="preserve">Planned data work. Output is real GDP and, as a robustness variable, non-agricultural gross value added, seasonally adjusted by the authors using a transparent method (X-13 or a state-space seasonal) and documented in the replication package. The baseline sample uses the 2011–12-base series spliced to earlier quarters until the new back series arrives, after which the whole analysis is re-run on the consistent series. Inflation </w:t>
      </w:r>
      <w:del w:id="9013" w:author="Claude" w:date="2026-10-26T15:30:00Z">
        <w:r>
          <w:rPr>
            <w:highlight w:val="yellow"/>
          </w:rPr>
          <w:delText xml:space="preserve">would be year-on-year CPI-combined from 2011, spliced backwards using CPI-industrial-workers with documented break adjustments,</w:delText>
        </w:r>
      </w:del>
      <w:ins w:id="9014" w:author="Claude" w:date="2026-10-26T15:30:00Z">
        <w:r>
          <w:rPr>
            <w:highlight w:val="yellow"/>
          </w:rPr>
          <w:t xml:space="preserve">is year-on-year CPI-combined from 2011, spliced backwards with CPI-industrial-workers up to December 2010 as in Data.xlsx,</w:t>
        </w:r>
      </w:ins>
      <w:r>
        <w:rPr>
          <w:highlight w:val="yellow"/>
        </w:rPr>
        <w:t xml:space="preserve"> with core CPI and WPI used as alternatives. The food and fuel shock variable may be constructed from the CPI components.</w:t>
      </w:r>
    </w:p>
    <w:p w:rsidRPr="00C47CC2" w:rsidR="0075692D" w:rsidRDefault="00000000" w14:paraId="688B9632" w14:textId="135C2847">
      <w:pPr>
        <w:spacing w:after="160" w:line="300" w:lineRule="auto"/>
        <w:jc w:val="both"/>
        <w:rPr>
          <w:highlight w:val="yellow"/>
        </w:rPr>
      </w:pPr>
      <w:r>
        <w:rPr>
          <w:highlight w:val="yellow"/>
        </w:rPr>
        <w:t xml:space="preserve">Yields are taken directly from the daily FBIL/CCIL zero-coupon curve at maturities from one quarter to ten years, at quarter-end (see the baseline table), with a flag for the 2009 methodology change planned. Short-rate and policy variables from the RBI database (repo rate, weighted average call rate and 91-day Treasury-bill yield) are planned for the short-rate wedge. Surveys: the baseline uses the IESH; the RBI's published SPF rounds, with the five- and ten-year inflation expectations and the repo, bill and ten-year yield forecasts, remain to be digitised into a quarterly panel. The bank lending rate series is the weighted average lending rate or, if its history is too short, the base rate and then the benchmark lending rate; availability and start dates are to be checked. External variables are oil prices in rupees, </w:t>
      </w:r>
      <w:del w:id="9017" w:author="Claude" w:date="2026-10-26T15:30:00Z">
        <w:r>
          <w:rPr>
            <w:highlight w:val="yellow"/>
          </w:rPr>
          <w:delText xml:space="preserve"> Terms of use of the CCIL and RBI data should be checked for academic publication.</w:delText>
        </w:r>
      </w:del>
      <w:del w:author="Claude" w:date="2026-10-11T12:00:00Z" w:id="18">
        <w:r>
          <w:rPr>
            <w:highlight w:val="yellow"/>
          </w:rPr>
          <w:delText>US natural-rate estimates from the New York Fed, and an exchange-rate measure.</w:delText>
        </w:r>
      </w:del>
      <w:ins w:author="Claude" w:date="2026-10-11T12:00:00Z" w:id="19">
        <w:r>
          <w:t>US natural-rate estimates from the New York Fed, a real effective exchange-rate measure and net foreign portfolio flows.</w:t>
        </w:r>
      </w:ins>
      <w:ins w:id="9018" w:author="Claude" w:date="2026-10-26T15:30:00Z">
        <w:r>
          <w:t xml:space="preserve"> Terms of use of the CCIL and RBI data should be checked for academic publication.</w:t>
        </w:r>
      </w:ins>
    </w:p>
    <w:p w:rsidRPr="00C47CC2" w:rsidR="0075692D" w:rsidRDefault="00000000" w14:paraId="4E0DF459" w14:textId="77777777">
      <w:pPr>
        <w:spacing w:after="160" w:line="300" w:lineRule="auto"/>
        <w:jc w:val="both"/>
        <w:rPr>
          <w:highlight w:val="yellow"/>
        </w:rPr>
      </w:pPr>
      <w:r>
        <w:rPr>
          <w:highlight w:val="yellow"/>
        </w:rPr>
        <w:t>A real-time vintage dataset is a desirable but costly addition. A cheaper alternative is a pseudo-real-time exercise with a fixed data vintage, which the paper acknowledges as a limitation. Given the size of Indian GDP revisions, a note on revision magnitude using archived releases is worth including.</w:t>
      </w:r>
    </w:p>
    <w:p w:rsidRPr="00C47CC2" w:rsidR="0075692D" w:rsidRDefault="00000000" w14:paraId="0863E1A9" w14:textId="77777777">
      <w:pPr>
        <w:pStyle w:val="Heading1"/>
        <w:rPr>
          <w:highlight w:val="yellow"/>
        </w:rPr>
      </w:pPr>
      <w:r>
        <w:rPr>
          <w:highlight w:val="yellow"/>
        </w:rPr>
        <w:t>7. Estimation and Computation</w:t>
      </w:r>
    </w:p>
    <w:p w:rsidRPr="00C47CC2" w:rsidR="0075692D" w:rsidRDefault="00000000" w14:paraId="7AD4D660" w14:textId="77777777">
      <w:pPr>
        <w:spacing w:after="160" w:line="300" w:lineRule="auto"/>
        <w:jc w:val="both"/>
        <w:rPr>
          <w:highlight w:val="yellow"/>
        </w:rPr>
      </w:pPr>
      <w:r>
        <w:rPr>
          <w:highlight w:val="yellow"/>
        </w:rPr>
        <w:t>The baseline estimator follows BGL: Gibbs sampling over states and parameters, a Durbin–Koopman simulation smoother adapted to missing observations (the survey starts late and some early CPI quarters are missing), and conjugate priors where available. It differs from BGL and extends it in the following implemented respects. Further improvements are planned and listed at the end of this section.</w:t>
      </w:r>
    </w:p>
    <w:p w:rsidR="0075692D" w:rsidRDefault="00000000" w14:paraId="48118BF3" w14:textId="77777777">
      <w:pPr>
        <w:spacing w:after="160" w:line="300" w:lineRule="auto"/>
        <w:jc w:val="both"/>
      </w:pPr>
      <w:r>
        <w:rPr>
          <w:b/>
          <w:bCs/>
        </w:rPr>
        <w:t>Metropolis–Hastings.</w:t>
      </w:r>
      <w:r>
        <w:t xml:space="preserve"> There are three random-walk Metropolis–Hastings steps, for the Nelson–Siegel decay parameter λ, the growth loading c and the wedge ω, not one. Each is evaluated against the marginal likelihood from the Kalman filter with the states integrated out, rather than BGL's likelihood conditional on the drawn states. Proposal scales are adapted by Robbins–Monro during burn-in only and then frozen. After burn-in the acceptance rates are 0.26–0.33 for λ, 0.27–0.31 for c and 0.28–0.30 for ω.</w:t>
      </w:r>
    </w:p>
    <w:p w:rsidR="0075692D" w:rsidRDefault="00000000" w14:paraId="6432CDAE" w14:textId="77777777">
      <w:pPr>
        <w:spacing w:after="160" w:line="300" w:lineRule="auto"/>
        <w:jc w:val="both"/>
      </w:pPr>
      <w:r>
        <w:rPr>
          <w:b/>
          <w:bCs/>
        </w:rPr>
        <w:t>Structural block and stationarity.</w:t>
      </w:r>
      <w:r>
        <w:t xml:space="preserve"> The Phillips curve is drawn first, because the real-rate gap depends on b₁ and b₂, then the IS curve, the cyclical level AR(1) and the slope–curvature VAR, equation by equation. The block is drawn inside a rejection loop of up to 200 attempts: a draw is rejected if the coupled {L̃, S, C, π̃, x̃} block has an eigenvalue of 1 − 10⁻⁸ or more, or if the implied unconditional slope or curvature exceeds 20 percentage points in absolute value; if no attempt passes, the previous parameters are kept. In the four-chain run the loop needed about 1.15 attempts per iteration and never reached the 200-attempt limit.</w:t>
      </w:r>
    </w:p>
    <w:p w:rsidR="0075692D" w:rsidRDefault="00000000" w14:paraId="0C097557" w14:textId="77777777">
      <w:pPr>
        <w:spacing w:after="160" w:line="300" w:lineRule="auto"/>
        <w:jc w:val="both"/>
      </w:pPr>
      <w:r>
        <w:rPr>
          <w:b/>
          <w:bCs/>
        </w:rPr>
        <w:t>MCMC settings.</w:t>
      </w:r>
      <w:r>
        <w:t xml:space="preserve"> The baseline runs 4 chains of 40,000 draws each, with 20,000 burn-in draws and thinning by 20, which gives 1,000 kept draws per chain and 4,000 pooled draws. BGL use one chain of 100,000 draws with 90,000 burn-in and thinning by 10, so the multi-chain design goes beyond BGL. Chains start from different seeds and run in parallel.</w:t>
      </w:r>
    </w:p>
    <w:p w:rsidR="0075692D" w:rsidRDefault="00000000" w14:paraId="61E73803" w14:textId="77777777">
      <w:pPr>
        <w:spacing w:after="160" w:line="300" w:lineRule="auto"/>
        <w:jc w:val="both"/>
      </w:pPr>
      <w:r>
        <w:rPr>
          <w:b/>
          <w:bCs/>
        </w:rPr>
        <w:t>Convergence (implemented).</w:t>
      </w:r>
      <w:r>
        <w:t xml:space="preserve"> Convergence is assessed with the Gelman–Rubin R-hat, the split-R-hat, the effective sample size (FFT autocorrelation with Geyer's initial positive sequence truncation) and per-chain Geweke scores. In the four-chain run the largest R-hat is 1.003 (for b₂), the largest split-R-hat is 1.003, the smallest per-chain effective sample size is 367 (b₂) and the smallest total over four chains is 1,467. A handful (about 4 to 6) of roughly 100 per-chain Geweke scores exceed 2 in absolute value, which is consistent with chance. The sampler therefore converges and mixes well; the remaining weakness is identification, not MCMC.</w:t>
      </w:r>
    </w:p>
    <w:p w:rsidR="0075692D" w:rsidRDefault="00000000" w14:paraId="7E5CA7C6" w14:textId="77777777">
      <w:pPr>
        <w:spacing w:after="160" w:line="300" w:lineRule="auto"/>
        <w:jc w:val="both"/>
      </w:pPr>
      <w:r>
        <w:rPr>
          <w:b/>
          <w:bCs/>
        </w:rPr>
        <w:t>Planned.</w:t>
      </w:r>
      <w:r>
        <w:t xml:space="preserve"> Planned improvements, not yet implemented, are: a prior predictive check that shows what each prior implies for r*, trend growth and the real-rate gap before seeing data, with prior and posterior overlaid for each parameter; and model comparison for the maturity of the real-rate gap with a Gelfand–Dey estimator, sensitivity analysis to the choice of truncation region and a cross-check by an out-of-sample predictive-likelihood comparison, because marginal likelihoods in latent-variable models can be fragile and harmonic-mean-type estimators in particular.</w:t>
      </w:r>
    </w:p>
    <w:p w:rsidR="0075692D" w:rsidRDefault="00000000" w14:paraId="439D4B38" w14:textId="77777777">
      <w:pPr>
        <w:spacing w:after="160" w:line="300" w:lineRule="auto"/>
        <w:jc w:val="both"/>
      </w:pPr>
      <w:r>
        <w:rPr>
          <w:b/>
          <w:bCs/>
        </w:rPr>
        <w:t>Priors.</w:t>
      </w:r>
      <w:r>
        <w:t xml:space="preserve"> The table lists the baseline priors and where they depart from BGL (Table 3.1). Normal priors are given as mean and standard deviation. Two features matter for interpretation: the prior on the variance of trend growth is BGL's US prior, not an Indian calibration, and several means have been moved from BGL values.</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2600"/>
        <w:gridCol w:w="3000"/>
        <w:gridCol w:w="3426"/>
      </w:tblGrid>
      <w:tr w:rsidR="008566BF" w14:paraId="29315BC9" w14:textId="77777777">
        <w:tc>
          <w:tcPr>
            <w:tcW w:w="2600" w:type="dxa"/>
            <w:shd w:val="clear" w:color="auto" w:fill="E7E6E6"/>
          </w:tcPr>
          <w:p w:rsidR="008566BF" w:rsidRDefault="00000000" w14:paraId="045B7997" w14:textId="77777777">
            <w:pPr>
              <w:spacing w:before="40" w:after="40"/>
            </w:pPr>
            <w:r>
              <w:rPr>
                <w:b/>
                <w:sz w:val="18"/>
              </w:rPr>
              <w:t>Parameter</w:t>
            </w:r>
          </w:p>
        </w:tc>
        <w:tc>
          <w:tcPr>
            <w:tcW w:w="3000" w:type="dxa"/>
            <w:shd w:val="clear" w:color="auto" w:fill="E7E6E6"/>
          </w:tcPr>
          <w:p w:rsidR="008566BF" w:rsidRDefault="00000000" w14:paraId="44544BF4" w14:textId="77777777">
            <w:pPr>
              <w:spacing w:before="40" w:after="40"/>
            </w:pPr>
            <w:r>
              <w:rPr>
                <w:b/>
                <w:sz w:val="18"/>
              </w:rPr>
              <w:t>Baseline prior</w:t>
            </w:r>
          </w:p>
        </w:tc>
        <w:tc>
          <w:tcPr>
            <w:tcW w:w="3426" w:type="dxa"/>
            <w:shd w:val="clear" w:color="auto" w:fill="E7E6E6"/>
          </w:tcPr>
          <w:p w:rsidR="008566BF" w:rsidRDefault="00000000" w14:paraId="70F2AF06" w14:textId="77777777">
            <w:pPr>
              <w:spacing w:before="40" w:after="40"/>
            </w:pPr>
            <w:r>
              <w:rPr>
                <w:b/>
                <w:sz w:val="18"/>
              </w:rPr>
              <w:t>Relation to BGL</w:t>
            </w:r>
          </w:p>
        </w:tc>
      </w:tr>
      <w:tr w:rsidR="008566BF" w14:paraId="7CA286F3" w14:textId="77777777">
        <w:tc>
          <w:tcPr>
            <w:tcW w:w="2600" w:type="dxa"/>
          </w:tcPr>
          <w:p w:rsidR="008566BF" w:rsidRDefault="00000000" w14:paraId="659B095B" w14:textId="77777777">
            <w:pPr>
              <w:spacing w:before="40" w:after="40"/>
            </w:pPr>
            <w:r>
              <w:rPr>
                <w:sz w:val="18"/>
              </w:rPr>
              <w:t>a₁, a₂ (IS lags)</w:t>
            </w:r>
          </w:p>
        </w:tc>
        <w:tc>
          <w:tcPr>
            <w:tcW w:w="3000" w:type="dxa"/>
          </w:tcPr>
          <w:p w:rsidR="008566BF" w:rsidRDefault="00000000" w14:paraId="07C2D203" w14:textId="77777777">
            <w:pPr>
              <w:spacing w:before="40" w:after="40"/>
            </w:pPr>
            <w:r>
              <w:rPr>
                <w:sz w:val="18"/>
              </w:rPr>
              <w:t>N(1.40, 0.25), N(−0.55, 0.25)</w:t>
            </w:r>
          </w:p>
        </w:tc>
        <w:tc>
          <w:tcPr>
            <w:tcW w:w="3426" w:type="dxa"/>
          </w:tcPr>
          <w:p w:rsidR="008566BF" w:rsidRDefault="00000000" w14:paraId="57FF6A6C" w14:textId="77777777">
            <w:pPr>
              <w:spacing w:before="40" w:after="40"/>
            </w:pPr>
            <w:r>
              <w:rPr>
                <w:sz w:val="18"/>
              </w:rPr>
              <w:t>BGL means 1.50 and −0.60</w:t>
            </w:r>
          </w:p>
        </w:tc>
      </w:tr>
      <w:tr w:rsidR="008566BF" w14:paraId="7C94B9CE" w14:textId="77777777">
        <w:tc>
          <w:tcPr>
            <w:tcW w:w="2600" w:type="dxa"/>
          </w:tcPr>
          <w:p w:rsidR="008566BF" w:rsidRDefault="00000000" w14:paraId="022010B1" w14:textId="77777777">
            <w:pPr>
              <w:spacing w:before="40" w:after="40"/>
            </w:pPr>
            <w:r>
              <w:rPr>
                <w:sz w:val="18"/>
              </w:rPr>
              <w:t>a₃ (IS interest sensitivity)</w:t>
            </w:r>
          </w:p>
        </w:tc>
        <w:tc>
          <w:tcPr>
            <w:tcW w:w="3000" w:type="dxa"/>
          </w:tcPr>
          <w:p w:rsidR="008566BF" w:rsidRDefault="00000000" w14:paraId="232D05E2" w14:textId="77777777">
            <w:pPr>
              <w:spacing w:before="40" w:after="40"/>
            </w:pPr>
            <w:r>
              <w:rPr>
                <w:sz w:val="18"/>
              </w:rPr>
              <w:t>N(−0.15, 0.05)</w:t>
            </w:r>
          </w:p>
        </w:tc>
        <w:tc>
          <w:tcPr>
            <w:tcW w:w="3426" w:type="dxa"/>
          </w:tcPr>
          <w:p w:rsidR="008566BF" w:rsidRDefault="00000000" w14:paraId="11476FB2" w14:textId="77777777">
            <w:pPr>
              <w:spacing w:before="40" w:after="40"/>
            </w:pPr>
            <w:r>
              <w:rPr>
                <w:sz w:val="18"/>
              </w:rPr>
              <w:t>BGL −0.2</w:t>
            </w:r>
          </w:p>
        </w:tc>
      </w:tr>
      <w:tr w:rsidR="008566BF" w14:paraId="3C8234B1" w14:textId="77777777">
        <w:tc>
          <w:tcPr>
            <w:tcW w:w="2600" w:type="dxa"/>
          </w:tcPr>
          <w:p w:rsidR="008566BF" w:rsidRDefault="00000000" w14:paraId="70A9123D" w14:textId="77777777">
            <w:pPr>
              <w:spacing w:before="40" w:after="40"/>
            </w:pPr>
            <w:r>
              <w:rPr>
                <w:sz w:val="18"/>
              </w:rPr>
              <w:t>b₁, b₂ (Phillips curve)</w:t>
            </w:r>
          </w:p>
        </w:tc>
        <w:tc>
          <w:tcPr>
            <w:tcW w:w="3000" w:type="dxa"/>
          </w:tcPr>
          <w:p w:rsidR="008566BF" w:rsidRDefault="00000000" w14:paraId="212D987C" w14:textId="77777777">
            <w:pPr>
              <w:spacing w:before="40" w:after="40"/>
            </w:pPr>
            <w:r>
              <w:rPr>
                <w:sz w:val="18"/>
              </w:rPr>
              <w:t>N(0.60, 0.20), N(0.12, 0.05)</w:t>
            </w:r>
          </w:p>
        </w:tc>
        <w:tc>
          <w:tcPr>
            <w:tcW w:w="3426" w:type="dxa"/>
          </w:tcPr>
          <w:p w:rsidR="008566BF" w:rsidRDefault="00000000" w14:paraId="6D3F9D4B" w14:textId="77777777">
            <w:pPr>
              <w:spacing w:before="40" w:after="40"/>
            </w:pPr>
            <w:r>
              <w:rPr>
                <w:sz w:val="18"/>
              </w:rPr>
              <w:t>Different means; b₂ posterior 0.017 (−0.04 to 0.11) against the prior mean 0.12</w:t>
            </w:r>
          </w:p>
        </w:tc>
      </w:tr>
      <w:tr w:rsidR="008566BF" w14:paraId="1E00B523" w14:textId="77777777">
        <w:tc>
          <w:tcPr>
            <w:tcW w:w="2600" w:type="dxa"/>
          </w:tcPr>
          <w:p w:rsidR="008566BF" w:rsidRDefault="00000000" w14:paraId="6A2C3A19" w14:textId="77777777">
            <w:pPr>
              <w:spacing w:before="40" w:after="40"/>
            </w:pPr>
            <w:r>
              <w:rPr>
                <w:sz w:val="18"/>
              </w:rPr>
              <w:t>a_L (cyclical level AR)</w:t>
            </w:r>
          </w:p>
        </w:tc>
        <w:tc>
          <w:tcPr>
            <w:tcW w:w="3000" w:type="dxa"/>
          </w:tcPr>
          <w:p w:rsidR="008566BF" w:rsidRDefault="00000000" w14:paraId="3DBDBC15" w14:textId="77777777">
            <w:pPr>
              <w:spacing w:before="40" w:after="40"/>
            </w:pPr>
            <w:r>
              <w:rPr>
                <w:sz w:val="18"/>
              </w:rPr>
              <w:t>N(0.50, 0.25)</w:t>
            </w:r>
          </w:p>
        </w:tc>
        <w:tc>
          <w:tcPr>
            <w:tcW w:w="3426" w:type="dxa"/>
          </w:tcPr>
          <w:p w:rsidR="008566BF" w:rsidRDefault="00000000" w14:paraId="32E533CB" w14:textId="77777777">
            <w:pPr>
              <w:spacing w:before="40" w:after="40"/>
            </w:pPr>
            <w:r>
              <w:rPr>
                <w:sz w:val="18"/>
              </w:rPr>
              <w:t>–</w:t>
            </w:r>
          </w:p>
        </w:tc>
      </w:tr>
      <w:tr w:rsidR="008566BF" w14:paraId="44645CAA" w14:textId="77777777">
        <w:tc>
          <w:tcPr>
            <w:tcW w:w="2600" w:type="dxa"/>
          </w:tcPr>
          <w:p w:rsidR="008566BF" w:rsidRDefault="00000000" w14:paraId="1C31B0A5" w14:textId="77777777">
            <w:pPr>
              <w:spacing w:before="40" w:after="40"/>
            </w:pPr>
            <w:r>
              <w:rPr>
                <w:sz w:val="18"/>
              </w:rPr>
              <w:t>c (growth loading, r* = 4c·g + z)</w:t>
            </w:r>
          </w:p>
        </w:tc>
        <w:tc>
          <w:tcPr>
            <w:tcW w:w="3000" w:type="dxa"/>
          </w:tcPr>
          <w:p w:rsidR="008566BF" w:rsidRDefault="00000000" w14:paraId="395274DF" w14:textId="77777777">
            <w:pPr>
              <w:spacing w:before="40" w:after="40"/>
            </w:pPr>
            <w:r>
              <w:rPr>
                <w:sz w:val="18"/>
              </w:rPr>
              <w:t>N(0.40, 0.15) on (0,1)</w:t>
            </w:r>
          </w:p>
        </w:tc>
        <w:tc>
          <w:tcPr>
            <w:tcW w:w="3426" w:type="dxa"/>
          </w:tcPr>
          <w:p w:rsidR="008566BF" w:rsidRDefault="00000000" w14:paraId="2B5A5B11" w14:textId="77777777">
            <w:pPr>
              <w:spacing w:before="40" w:after="40"/>
            </w:pPr>
            <w:r>
              <w:rPr>
                <w:sz w:val="18"/>
              </w:rPr>
              <w:t>BGL impose 4, i.e. c = 1</w:t>
            </w:r>
          </w:p>
        </w:tc>
      </w:tr>
      <w:tr w:rsidR="008566BF" w14:paraId="79BB0809" w14:textId="77777777">
        <w:tc>
          <w:tcPr>
            <w:tcW w:w="2600" w:type="dxa"/>
          </w:tcPr>
          <w:p w:rsidR="008566BF" w:rsidRDefault="00000000" w14:paraId="5943B628" w14:textId="77777777">
            <w:pPr>
              <w:spacing w:before="40" w:after="40"/>
            </w:pPr>
            <w:r>
              <w:rPr>
                <w:sz w:val="18"/>
              </w:rPr>
              <w:t>ω (real-rate-gap wedge)</w:t>
            </w:r>
          </w:p>
        </w:tc>
        <w:tc>
          <w:tcPr>
            <w:tcW w:w="3000" w:type="dxa"/>
          </w:tcPr>
          <w:p w:rsidR="008566BF" w:rsidRDefault="00000000" w14:paraId="15AFF28D" w14:textId="77777777">
            <w:pPr>
              <w:spacing w:before="40" w:after="40"/>
            </w:pPr>
            <w:r>
              <w:rPr>
                <w:sz w:val="18"/>
              </w:rPr>
              <w:t>N(−1, 0.5) on (−3, 0.5)</w:t>
            </w:r>
          </w:p>
        </w:tc>
        <w:tc>
          <w:tcPr>
            <w:tcW w:w="3426" w:type="dxa"/>
          </w:tcPr>
          <w:p w:rsidR="008566BF" w:rsidRDefault="00000000" w14:paraId="19F8D2C8" w14:textId="77777777">
            <w:pPr>
              <w:spacing w:before="40" w:after="40"/>
            </w:pPr>
            <w:r>
              <w:rPr>
                <w:sz w:val="18"/>
              </w:rPr>
              <w:t>New; ω = 0 is BGL</w:t>
            </w:r>
          </w:p>
        </w:tc>
      </w:tr>
      <w:tr w:rsidR="008566BF" w14:paraId="5EAE6989" w14:textId="77777777">
        <w:tc>
          <w:tcPr>
            <w:tcW w:w="2600" w:type="dxa"/>
          </w:tcPr>
          <w:p w:rsidR="008566BF" w:rsidRDefault="00000000" w14:paraId="1730491E" w14:textId="77777777">
            <w:pPr>
              <w:spacing w:before="40" w:after="40"/>
            </w:pPr>
            <w:r>
              <w:rPr>
                <w:sz w:val="18"/>
              </w:rPr>
              <w:t>Survey bias</w:t>
            </w:r>
          </w:p>
        </w:tc>
        <w:tc>
          <w:tcPr>
            <w:tcW w:w="3000" w:type="dxa"/>
          </w:tcPr>
          <w:p w:rsidR="008566BF" w:rsidRDefault="00000000" w14:paraId="3271C384" w14:textId="77777777">
            <w:pPr>
              <w:spacing w:before="40" w:after="40"/>
            </w:pPr>
            <w:r>
              <w:rPr>
                <w:sz w:val="18"/>
              </w:rPr>
              <w:t>N(5, 2)</w:t>
            </w:r>
          </w:p>
        </w:tc>
        <w:tc>
          <w:tcPr>
            <w:tcW w:w="3426" w:type="dxa"/>
          </w:tcPr>
          <w:p w:rsidR="008566BF" w:rsidRDefault="00000000" w14:paraId="51665A98" w14:textId="77777777">
            <w:pPr>
              <w:spacing w:before="40" w:after="40"/>
            </w:pPr>
            <w:r>
              <w:rPr>
                <w:sz w:val="18"/>
              </w:rPr>
              <w:t>New</w:t>
            </w:r>
          </w:p>
        </w:tc>
      </w:tr>
      <w:tr w:rsidR="008566BF" w14:paraId="25ED89A5" w14:textId="77777777">
        <w:tc>
          <w:tcPr>
            <w:tcW w:w="2600" w:type="dxa"/>
          </w:tcPr>
          <w:p w:rsidR="008566BF" w:rsidRDefault="00000000" w14:paraId="64139152" w14:textId="77777777">
            <w:pPr>
              <w:spacing w:before="40" w:after="40"/>
            </w:pPr>
            <w:r>
              <w:rPr>
                <w:sz w:val="18"/>
              </w:rPr>
              <w:t>λ (Nelson–Siegel decay)</w:t>
            </w:r>
          </w:p>
        </w:tc>
        <w:tc>
          <w:tcPr>
            <w:tcW w:w="3000" w:type="dxa"/>
          </w:tcPr>
          <w:p w:rsidR="008566BF" w:rsidRDefault="00000000" w14:paraId="5DBAEDD9" w14:textId="77777777">
            <w:pPr>
              <w:spacing w:before="40" w:after="40"/>
            </w:pPr>
            <w:r>
              <w:rPr>
                <w:sz w:val="18"/>
              </w:rPr>
              <w:t>N(0.095, 0.05)</w:t>
            </w:r>
          </w:p>
        </w:tc>
        <w:tc>
          <w:tcPr>
            <w:tcW w:w="3426" w:type="dxa"/>
          </w:tcPr>
          <w:p w:rsidR="008566BF" w:rsidRDefault="00000000" w14:paraId="67438FB9" w14:textId="77777777">
            <w:pPr>
              <w:spacing w:before="40" w:after="40"/>
            </w:pPr>
            <w:r>
              <w:rPr>
                <w:sz w:val="18"/>
              </w:rPr>
              <w:t>BGL mean 0.1821, sd 0.1</w:t>
            </w:r>
          </w:p>
        </w:tc>
      </w:tr>
      <w:tr w:rsidR="008566BF" w14:paraId="4DD5F435" w14:textId="77777777">
        <w:tc>
          <w:tcPr>
            <w:tcW w:w="2600" w:type="dxa"/>
          </w:tcPr>
          <w:p w:rsidR="008566BF" w:rsidRDefault="00000000" w14:paraId="24C645D3" w14:textId="77777777">
            <w:pPr>
              <w:spacing w:before="40" w:after="40"/>
            </w:pPr>
            <w:r>
              <w:rPr>
                <w:sz w:val="18"/>
              </w:rPr>
              <w:t>Slope/curvature VAR coefficients</w:t>
            </w:r>
          </w:p>
        </w:tc>
        <w:tc>
          <w:tcPr>
            <w:tcW w:w="3000" w:type="dxa"/>
          </w:tcPr>
          <w:p w:rsidR="008566BF" w:rsidRDefault="00000000" w14:paraId="6571830C" w14:textId="77777777">
            <w:pPr>
              <w:spacing w:before="40" w:after="40"/>
            </w:pPr>
            <w:r>
              <w:rPr>
                <w:sz w:val="18"/>
              </w:rPr>
              <w:t>Means from OLS on Indian Nelson–Siegel factors</w:t>
            </w:r>
          </w:p>
        </w:tc>
        <w:tc>
          <w:tcPr>
            <w:tcW w:w="3426" w:type="dxa"/>
          </w:tcPr>
          <w:p w:rsidR="008566BF" w:rsidRDefault="00000000" w14:paraId="4EBD4391" w14:textId="77777777">
            <w:pPr>
              <w:spacing w:before="40" w:after="40"/>
            </w:pPr>
            <w:r>
              <w:rPr>
                <w:sz w:val="18"/>
              </w:rPr>
              <w:t>BGL use US values</w:t>
            </w:r>
          </w:p>
        </w:tc>
      </w:tr>
      <w:tr w:rsidR="008566BF" w14:paraId="511D4844" w14:textId="77777777">
        <w:tc>
          <w:tcPr>
            <w:tcW w:w="2600" w:type="dxa"/>
          </w:tcPr>
          <w:p w:rsidR="008566BF" w:rsidRDefault="00000000" w14:paraId="240669A0" w14:textId="77777777">
            <w:pPr>
              <w:spacing w:before="40" w:after="40"/>
            </w:pPr>
            <w:r>
              <w:rPr>
                <w:sz w:val="18"/>
              </w:rPr>
              <w:t>Slope and curvature variances</w:t>
            </w:r>
          </w:p>
        </w:tc>
        <w:tc>
          <w:tcPr>
            <w:tcW w:w="3000" w:type="dxa"/>
          </w:tcPr>
          <w:p w:rsidR="008566BF" w:rsidRDefault="00000000" w14:paraId="250EE6D5" w14:textId="77777777">
            <w:pPr>
              <w:spacing w:before="40" w:after="40"/>
            </w:pPr>
            <w:r>
              <w:rPr>
                <w:sz w:val="18"/>
              </w:rPr>
              <w:t>Independent IG(4, 2)</w:t>
            </w:r>
          </w:p>
        </w:tc>
        <w:tc>
          <w:tcPr>
            <w:tcW w:w="3426" w:type="dxa"/>
          </w:tcPr>
          <w:p w:rsidR="008566BF" w:rsidRDefault="00000000" w14:paraId="47BA4CB3" w14:textId="77777777">
            <w:pPr>
              <w:spacing w:before="40" w:after="40"/>
            </w:pPr>
            <w:r>
              <w:rPr>
                <w:sz w:val="18"/>
              </w:rPr>
              <w:t>BGL inverse Wishart IW(2, I₂)</w:t>
            </w:r>
          </w:p>
        </w:tc>
      </w:tr>
      <w:tr w:rsidR="008566BF" w14:paraId="474A42DC" w14:textId="77777777">
        <w:tc>
          <w:tcPr>
            <w:tcW w:w="2600" w:type="dxa"/>
          </w:tcPr>
          <w:p w:rsidR="008566BF" w:rsidRDefault="00000000" w14:paraId="6B6A3F5A" w14:textId="77777777">
            <w:pPr>
              <w:spacing w:before="40" w:after="40"/>
            </w:pPr>
            <w:r>
              <w:rPr>
                <w:sz w:val="18"/>
              </w:rPr>
              <w:t>Variances of π*, x*, z, gaps, L̃</w:t>
            </w:r>
          </w:p>
        </w:tc>
        <w:tc>
          <w:tcPr>
            <w:tcW w:w="3000" w:type="dxa"/>
          </w:tcPr>
          <w:p w:rsidR="008566BF" w:rsidRDefault="00000000" w14:paraId="660D5A0D" w14:textId="77777777">
            <w:pPr>
              <w:spacing w:before="40" w:after="40"/>
            </w:pPr>
            <w:r>
              <w:rPr>
                <w:sz w:val="18"/>
              </w:rPr>
              <w:t>IG(4, 2)</w:t>
            </w:r>
          </w:p>
        </w:tc>
        <w:tc>
          <w:tcPr>
            <w:tcW w:w="3426" w:type="dxa"/>
          </w:tcPr>
          <w:p w:rsidR="008566BF" w:rsidRDefault="00000000" w14:paraId="29449664" w14:textId="77777777">
            <w:pPr>
              <w:spacing w:before="40" w:after="40"/>
            </w:pPr>
            <w:r>
              <w:rPr>
                <w:sz w:val="18"/>
              </w:rPr>
              <w:t>As BGL</w:t>
            </w:r>
          </w:p>
        </w:tc>
      </w:tr>
      <w:tr w:rsidR="008566BF" w14:paraId="639DFC90" w14:textId="77777777">
        <w:tc>
          <w:tcPr>
            <w:tcW w:w="2600" w:type="dxa"/>
          </w:tcPr>
          <w:p w:rsidR="008566BF" w:rsidRDefault="00000000" w14:paraId="06F3C52C" w14:textId="77777777">
            <w:pPr>
              <w:spacing w:before="40" w:after="40"/>
            </w:pPr>
            <w:r>
              <w:rPr>
                <w:sz w:val="18"/>
              </w:rPr>
              <w:t>Variance of trend growth g</w:t>
            </w:r>
          </w:p>
        </w:tc>
        <w:tc>
          <w:tcPr>
            <w:tcW w:w="3000" w:type="dxa"/>
          </w:tcPr>
          <w:p w:rsidR="008566BF" w:rsidRDefault="00000000" w14:paraId="50DFD4E4" w14:textId="77777777">
            <w:pPr>
              <w:spacing w:before="40" w:after="40"/>
            </w:pPr>
            <w:r>
              <w:rPr>
                <w:sz w:val="18"/>
              </w:rPr>
              <w:t>IG(3, 0.003), mean 0.0015</w:t>
            </w:r>
          </w:p>
        </w:tc>
        <w:tc>
          <w:tcPr>
            <w:tcW w:w="3426" w:type="dxa"/>
          </w:tcPr>
          <w:p w:rsidR="008566BF" w:rsidRDefault="00000000" w14:paraId="35F7199A" w14:textId="77777777">
            <w:pPr>
              <w:spacing w:before="40" w:after="40"/>
            </w:pPr>
            <w:r>
              <w:rPr>
                <w:sz w:val="18"/>
              </w:rPr>
              <w:t>BGL's US prior, unchanged</w:t>
            </w:r>
          </w:p>
        </w:tc>
      </w:tr>
      <w:tr w:rsidR="008566BF" w14:paraId="76EDA03E" w14:textId="77777777">
        <w:tc>
          <w:tcPr>
            <w:tcW w:w="2600" w:type="dxa"/>
          </w:tcPr>
          <w:p w:rsidR="008566BF" w:rsidRDefault="00000000" w14:paraId="3EEF156D" w14:textId="77777777">
            <w:pPr>
              <w:spacing w:before="40" w:after="40"/>
            </w:pPr>
            <w:r>
              <w:rPr>
                <w:sz w:val="18"/>
              </w:rPr>
              <w:t>Yield measurement errors</w:t>
            </w:r>
          </w:p>
        </w:tc>
        <w:tc>
          <w:tcPr>
            <w:tcW w:w="3000" w:type="dxa"/>
          </w:tcPr>
          <w:p w:rsidR="008566BF" w:rsidRDefault="00000000" w14:paraId="7515CCC3" w14:textId="77777777">
            <w:pPr>
              <w:spacing w:before="40" w:after="40"/>
            </w:pPr>
            <w:r>
              <w:rPr>
                <w:sz w:val="18"/>
              </w:rPr>
              <w:t>Per-maturity IG(7.5, 0.5)</w:t>
            </w:r>
          </w:p>
        </w:tc>
        <w:tc>
          <w:tcPr>
            <w:tcW w:w="3426" w:type="dxa"/>
          </w:tcPr>
          <w:p w:rsidR="008566BF" w:rsidRDefault="00000000" w14:paraId="605D50B2" w14:textId="77777777">
            <w:pPr>
              <w:spacing w:before="40" w:after="40"/>
            </w:pPr>
            <w:r>
              <w:rPr>
                <w:sz w:val="18"/>
              </w:rPr>
              <w:t>BGL inverse Wishart IW(15, I)</w:t>
            </w:r>
          </w:p>
        </w:tc>
      </w:tr>
    </w:tbl>
    <w:p w:rsidR="008566BF" w:rsidRDefault="008566BF" w14:paraId="152953BA" w14:textId="77777777"/>
    <w:p w:rsidR="0075692D" w:rsidRDefault="00000000" w14:paraId="523113BD" w14:textId="667BACB7">
      <w:pPr>
        <w:spacing w:after="160" w:line="300" w:lineRule="auto"/>
        <w:jc w:val="both"/>
      </w:pPr>
      <w:r>
        <w:rPr>
          <w:highlight w:val="yellow"/>
        </w:rPr>
        <w:t xml:space="preserve">BGL do not appear to release code, so the sampler </w:t>
      </w:r>
      <w:del w:id="9021" w:author="Claude" w:date="2026-10-26T15:30:00Z">
        <w:r>
          <w:rPr>
            <w:highlight w:val="yellow"/>
          </w:rPr>
          <w:delText xml:space="preserve">must be</w:delText>
        </w:r>
      </w:del>
      <w:ins w:id="9022" w:author="Claude" w:date="2026-10-26T15:30:00Z">
        <w:r>
          <w:rPr>
            <w:highlight w:val="yellow"/>
          </w:rPr>
          <w:t xml:space="preserve">has been</w:t>
        </w:r>
      </w:ins>
      <w:r>
        <w:rPr>
          <w:highlight w:val="yellow"/>
        </w:rPr>
        <w:t xml:space="preserve"> built from their description. </w:t>
      </w:r>
      <w:del w:author="Claude" w:date="2026-10-11T12:00:00Z" w:id="20">
        <w:r>
          <w:rPr>
            <w:highlight w:val="yellow"/>
          </w:rPr>
          <w:delText>Implementation language is a choice between Python and MATLAB; the full set of scripts will be released.</w:delText>
        </w:r>
      </w:del>
      <w:ins w:id="9024" w:author="Claude" w:date="2026-10-26T15:30:00Z">
        <w:r>
          <w:t xml:space="preserve">It is implemented in Python (run_model.py), and</w:t>
        </w:r>
      </w:ins>
      <w:ins w:author="Claude" w:date="2026-10-11T12:00:00Z" w:id="21">
        <w:del w:id="9023" w:author="Claude" w:date="2026-10-26T15:30:00Z">
          <w:r>
            <w:delText xml:space="preserve">The sampler will be implemented in Python, and</w:delText>
          </w:r>
        </w:del>
        <w:r>
          <w:t xml:space="preserve"> the full set of scripts will be released.</w:t>
        </w:r>
      </w:ins>
    </w:p>
    <w:p w:rsidR="0075692D" w:rsidRDefault="00000000" w14:paraId="3FCF2508" w14:textId="77777777">
      <w:pPr>
        <w:pStyle w:val="Heading1"/>
      </w:pPr>
      <w:r>
        <w:t>8. Validation, Diagnostics and Robustness</w:t>
      </w:r>
    </w:p>
    <w:p w:rsidR="0075692D" w:rsidRDefault="00000000" w14:paraId="6D7DBAF1" w14:textId="77777777">
      <w:pPr>
        <w:spacing w:after="160" w:line="300" w:lineRule="auto"/>
        <w:jc w:val="both"/>
      </w:pPr>
      <w:r>
        <w:rPr>
          <w:b/>
          <w:bCs/>
        </w:rPr>
        <w:t>Status.</w:t>
      </w:r>
      <w:r>
        <w:t xml:space="preserve"> Implemented so far: R-hat, split-R-hat, effective sample size and Geweke diagnostics; the likelihood profile for c; the fixed-ω grid; and model-implied term premia. Everything else described in this section is planned and has not been done.</w:t>
      </w:r>
    </w:p>
    <w:p w:rsidR="0075692D" w:rsidRDefault="00000000" w14:paraId="08CC88EA" w14:textId="77777777">
      <w:pPr>
        <w:spacing w:after="160" w:line="300" w:lineRule="auto"/>
        <w:jc w:val="both"/>
      </w:pPr>
      <w:r>
        <w:rPr>
          <w:b/>
          <w:bCs/>
        </w:rPr>
        <w:t>Identification.</w:t>
      </w:r>
      <w:r>
        <w:t xml:space="preserve"> The Monte Carlo study in Section 3.4 (planned) is the first line of defence. In addition, the paper will report the overlap between prior and posterior for the key parameters (a₃, b₂, the variance of z and the variance of trend growth), the sensitivity of r* to those priors, and a re-estimation with subsets of the data, taking the posterior parameters as given, as in BGL's Appendix F, to show how much of r* comes from macro data, yields and surveys. The Koopman–Harvey historical data decomposition is reported for India for comparison with the US pattern.</w:t>
      </w:r>
    </w:p>
    <w:p w:rsidR="0075692D" w:rsidRDefault="00000000" w14:paraId="29AD26CA" w14:textId="77777777">
      <w:pPr>
        <w:spacing w:after="160" w:line="300" w:lineRule="auto"/>
        <w:jc w:val="both"/>
      </w:pPr>
      <w:r>
        <w:rPr>
          <w:b/>
          <w:bCs/>
        </w:rPr>
        <w:t>Benchmarks.</w:t>
      </w:r>
      <w:r>
        <w:t xml:space="preserve"> The India r* path is compared with the RBI estimates, with a macro-only Laubach–Williams model estimated on the same data by the same Bayesian machinery, and with simple benchmarks such as a trailing average of real rates and a filtered trend. The comparison has to be fair; the macro-only model must be a serious competitor with its own sensible priors.</w:t>
      </w:r>
    </w:p>
    <w:p w:rsidR="0075692D" w:rsidRDefault="00000000" w14:paraId="72B5EC8B" w14:textId="77777777">
      <w:pPr>
        <w:spacing w:after="160" w:line="300" w:lineRule="auto"/>
        <w:jc w:val="both"/>
      </w:pPr>
      <w:r>
        <w:rPr>
          <w:b/>
          <w:bCs/>
        </w:rPr>
        <w:t>Policy-stance validity.</w:t>
      </w:r>
      <w:r>
        <w:t xml:space="preserve"> The real-rate gap is evaluated by its relationship with subsequent inflation and output outcomes. A gap that persistently signals loose policy during periods of high inflation, as BGL observe for the Laubach–Williams gap in the 1970s, would be a warning sign. The analysis is conducted separately for the pre-targeting and targeting regimes.</w:t>
      </w:r>
    </w:p>
    <w:p w:rsidR="0075692D" w:rsidRDefault="00000000" w14:paraId="4840968B" w14:textId="77777777">
      <w:pPr>
        <w:spacing w:after="160" w:line="300" w:lineRule="auto"/>
        <w:jc w:val="both"/>
      </w:pPr>
      <w:r>
        <w:rPr>
          <w:b/>
          <w:bCs/>
        </w:rPr>
        <w:t>Robustness.</w:t>
      </w:r>
      <w:r>
        <w:t xml:space="preserve"> The paper will report pseudo-real-time estimation, the choice of inflation measure (headline, core, WPI), the choice of output measure, the freely estimated growth loading, stochastic volatility, treatment of the pandemic, a more general trivariate VAR for the stationary yield factors, and dropping the pre-2009 yield data to isolate the effect of the curve-construction break. A separate exercise drops the 2024 onward period to check that bond index inclusion is not driving the long end.</w:t>
      </w:r>
    </w:p>
    <w:p w:rsidR="0075692D" w:rsidRDefault="00000000" w14:paraId="70DC2AAF" w14:textId="77777777">
      <w:pPr>
        <w:spacing w:after="160" w:line="300" w:lineRule="auto"/>
        <w:jc w:val="both"/>
      </w:pPr>
      <w:r>
        <w:rPr>
          <w:b/>
          <w:bCs/>
        </w:rPr>
        <w:t>Term premia.</w:t>
      </w:r>
      <w:r>
        <w:t xml:space="preserve"> Model-implied term premia are compared with a stationary Nelson–Siegel benchmark, and their cyclicality and correlation with fiscal supply and foreign portfolio flows are examined. Because of regulation-driven demand, they are interpreted as a wedge rather than a pure risk premium. Term premia defined as the fitted yield minus the average expected short rate over the bond's life are computed in the baseline; the comparison and the cyclicality analysis are planned.</w:t>
      </w:r>
    </w:p>
    <w:p w:rsidR="0075692D" w:rsidRDefault="00000000" w14:paraId="495E73C2" w14:textId="77777777">
      <w:pPr>
        <w:pStyle w:val="Heading1"/>
      </w:pPr>
      <w:r>
        <w:t>9. Hypotheses and Interpreting Outcomes</w:t>
      </w:r>
    </w:p>
    <w:p w:rsidR="0075692D" w:rsidRDefault="00000000" w14:paraId="478BC0CD" w14:textId="77777777">
      <w:pPr>
        <w:spacing w:after="160" w:line="300" w:lineRule="auto"/>
        <w:jc w:val="both"/>
      </w:pPr>
      <w:r>
        <w:t>We state expectations in terms of patterns, not specific levels, so that the paper does not depend on a number. H1: adding the yield curve and surveys narrows the r* band relative to a macro-only model, with most of the gain arising after the survey data begin. H2: the r* path moves with trend growth, with a non-growth component that responds to the global cycle, as measured by γ greater than zero. H3: the bank lending-rate or medium-maturity gap fits the output gap better than the ten-year gap. H4: the real-rate gap during the targeting period is more cyclical and closer to zero on average than in the earlier period.</w:t>
      </w:r>
    </w:p>
    <w:p w:rsidR="0075692D" w:rsidRDefault="00000000" w14:paraId="577064D1" w14:textId="77777777">
      <w:pPr>
        <w:spacing w:after="160" w:line="300" w:lineRule="auto"/>
        <w:jc w:val="both"/>
      </w:pPr>
      <w:r>
        <w:t xml:space="preserve">Rejection of these hypotheses would still be informative. If the Monte Carlo study shows poor coverage on the Indian sample, the finding is that macro-finance r* estimation in short-sample emerging markets requires stronger priors or panel information, which is a useful methodological result. If γ is indistinguishable from zero, that is evidence about the limits of global transmission to a partly closed capital account. A null on H3 supports the transposition of the US result and should be reported as such.</w:t>
      </w:r>
    </w:p>
    <w:p w:rsidR="0075692D" w:rsidRDefault="00000000" w14:paraId="0DD898CB" w14:textId="77777777">
      <w:pPr>
        <w:pStyle w:val="Heading1"/>
        <w:rPr>
          <w:del w:id="9102" w:author="Claude" w:date="2026-10-26T16:00:00Z"/>
        </w:rPr>
      </w:pPr>
      <w:del w:id="9101" w:author="Claude" w:date="2026-10-26T16:00:00Z">
        <w:r>
          <w:delText xml:space="preserve">10. Risks and Contingencies</w:delText>
        </w:r>
      </w:del>
    </w:p>
    <w:p w:rsidR="0075692D" w:rsidRDefault="00000000" w14:paraId="496A68AE" w14:textId="77777777">
      <w:pPr>
        <w:spacing w:after="160" w:line="300" w:lineRule="auto"/>
        <w:jc w:val="both"/>
        <w:rPr>
          <w:del w:id="9108" w:author="Claude" w:date="2026-10-26T16:00:00Z"/>
        </w:rPr>
      </w:pPr>
      <w:del w:id="9103" w:author="Claude" w:date="2026-10-26T16:00:00Z">
        <w:r>
          <w:delText xml:space="preserve">The principal risk is weak identification, as discussed, and it is already visible in the baseline (Section 3.2). The mitigation is early diagnostics and the go/no-go gate described in the work plan. A second risk is data: the CCIL yield history has proved adequate (it starts on 4 January 2000, so this risk is resolved), the SPF digitisation is laborious, and the GDP back series may change results; the mitigation is the </w:delText>
        </w:r>
      </w:del>
      <w:del w:id="9104" w:author="Claude" w:date="2026-10-26T16:00:00Z">
        <w:r>
          <w:delText xml:space="preserve">fallback construction of the curve, the use of the earliest consistent window,</w:delText>
        </w:r>
      </w:del>
      <w:del w:id="9105" w:author="Claude" w:date="2026-10-26T16:00:00Z">
        <w:r>
          <w:delText xml:space="preserve"> and a scheduled re-estimation. A third is computational: a hand-built sampler with </w:delText>
        </w:r>
      </w:del>
      <w:del w:id="9106" w:author="Claude" w:date="2026-10-26T16:00:00Z">
        <w:r>
          <w:delText xml:space="preserve">a nonlinear step is error-prone, which the US replication is designed to expose.</w:delText>
        </w:r>
      </w:del>
      <w:del w:id="9107" w:author="Claude" w:date="2026-10-26T16:00:00Z">
        <w:r>
          <w:delText xml:space="preserve"> A fourth is competition: the RBI's planned work could pre-empt the macro-only contribution, which is a further reason to put the paper's weight on identification and transmission. A fifth is a framing risk: if the project is presented as "BGL for India", referees may judge it on novelty; the proposal's emphasis on questions RQ1, RQ3 and RQ4 is the response.</w:delText>
        </w:r>
      </w:del>
    </w:p>
    <w:p w:rsidR="0075692D" w:rsidRDefault="00000000" w14:paraId="123EB940" w14:textId="77777777">
      <w:pPr>
        <w:spacing w:after="160" w:line="300" w:lineRule="auto"/>
        <w:jc w:val="both"/>
        <w:rPr>
          <w:del w:id="9110" w:author="Claude" w:date="2026-10-26T16:00:00Z"/>
        </w:rPr>
      </w:pPr>
      <w:del w:id="9109" w:author="Claude" w:date="2026-10-26T16:00:00Z">
        <w:r>
          <w:delText xml:space="preserve">The source paper is a working paper whose model may change before journal publication. The adaptation should cite the version used, keep to a transparent description of what is borrowed, and monitor revisions. It may also be courteous, and practically helpful, to contact the authors about code or implementation details.</w:delText>
        </w:r>
      </w:del>
    </w:p>
    <w:p w:rsidR="0075692D" w:rsidRDefault="00000000" w14:paraId="13AD75FA" w14:textId="3D602452">
      <w:pPr>
        <w:pStyle w:val="Heading1"/>
      </w:pPr>
      <w:del w:id="9111" w:author="Claude" w:date="2026-10-26T16:00:00Z">
        <w:r>
          <w:delText>11</w:delText>
        </w:r>
      </w:del>
      <w:ins w:id="9112" w:author="Claude" w:date="2026-10-26T16:00:00Z">
        <w:r>
          <w:t>10</w:t>
        </w:r>
      </w:ins>
      <w:r>
        <w:rPr>
          <w:highlight w:val="yellow"/>
        </w:rPr>
        <w:t>. Work Plan</w:t>
      </w:r>
      <w:del w:author="Claude" w:date="2026-10-11T12:00:00Z" w:id="22">
        <w:r>
          <w:rPr>
            <w:highlight w:val="yellow"/>
          </w:rPr>
          <w:delText xml:space="preserve"> (we can try doing this much faster)</w:delText>
        </w:r>
      </w:del>
    </w:p>
    <w:p w:rsidR="0075692D" w:rsidRDefault="00000000" w14:paraId="0093C0CE" w14:textId="77777777">
      <w:pPr>
        <w:spacing w:after="160" w:line="300" w:lineRule="auto"/>
        <w:jc w:val="both"/>
      </w:pPr>
      <w:r>
        <w:t xml:space="preserve">The plan assumes </w:t>
      </w:r>
      <w:del w:author="Claude" w:date="2026-10-11T12:00:00Z" w:id="23">
        <w:r>
          <w:delText>about twelve months from October 2026</w:delText>
        </w:r>
      </w:del>
      <w:ins w:author="Claude" w:date="2026-10-11T12:00:00Z" w:id="24">
        <w:r>
          <w:t>about three to four months from October 2026</w:t>
        </w:r>
      </w:ins>
      <w:r>
        <w:t>, with the design organised in phases and decision gates, not a calendar of tasks.</w:t>
      </w:r>
    </w:p>
    <w:p w:rsidR="0075692D" w:rsidRDefault="00000000" w14:paraId="3F584F2A" w14:textId="77777777">
      <w:pPr>
        <w:spacing w:after="160" w:line="300" w:lineRule="auto"/>
        <w:jc w:val="both"/>
      </w:pPr>
      <w:del w:author="Claude" w:date="2026-10-11T12:00:00Z" w:id="25">
        <w:r>
          <w:rPr>
            <w:b/>
            <w:bCs/>
          </w:rPr>
          <w:delText>Phase 1 (months 1–3, October to December 2026)</w:delText>
        </w:r>
      </w:del>
      <w:ins w:author="Claude" w:date="2026-10-11T12:00:00Z" w:id="26">
        <w:r>
          <w:rPr>
            <w:b/>
            <w:bCs/>
          </w:rPr>
          <w:t>Phase 1 (month 1, October 2026)</w:t>
        </w:r>
      </w:ins>
      <w:r>
        <w:rPr>
          <w:b/>
          <w:bCs/>
        </w:rPr>
        <w:t>: foundations.</w:t>
      </w:r>
      <w:r>
        <w:t xml:space="preserve"> Complete the systematic literature search, including RBI working papers and emerging-market r* studies, to settle the novelty claim. Audit all Indian data sources, the free yield-curve history is confirmed (it starts on 4 January 2000), digitise the SPF panel and settle the seasonal </w:t>
      </w:r>
      <w:del w:id="9015" w:author="Claude" w:date="2026-10-26T15:30:00Z">
        <w:r>
          <w:delText xml:space="preserve">adjustment and CPI splicing.</w:delText>
        </w:r>
      </w:del>
      <w:ins w:id="9016" w:author="Claude" w:date="2026-10-26T15:30:00Z">
        <w:r>
          <w:t xml:space="preserve">adjustment.</w:t>
        </w:r>
      </w:ins>
      <w:r>
        <w:t xml:space="preserve"> </w:t>
      </w:r>
      <w:del w:id="9019" w:author="Claude" w:date="2026-10-26T15:30:00Z">
        <w:r>
          <w:delText xml:space="preserve">Build the sampler and replicate the qualitative BGL results on US data with free sources.</w:delText>
        </w:r>
      </w:del>
      <w:ins w:id="9020" w:author="Claude" w:date="2026-10-26T15:30:00Z">
        <w:r>
          <w:t xml:space="preserve">The sampler is built and the India baseline estimated; replicate the qualitative BGL results on US data with free sources as a check on the sampler.</w:t>
        </w:r>
      </w:ins>
      <w:r>
        <w:t xml:space="preserve"> </w:t>
      </w:r>
      <w:del w:author="Claude" w:date="2026-10-11T12:00:00Z" w:id="27">
        <w:r>
          <w:delText>This phase deliberately overlaps with the expected release of the GDP back series.</w:delText>
        </w:r>
      </w:del>
      <w:ins w:author="Claude" w:date="2026-10-11T12:00:00Z" w:id="28">
        <w:r>
          <w:t>The baseline is run first on the spliced GDP series and re-run when the back series arrives, expected by December 2026.</w:t>
        </w:r>
      </w:ins>
    </w:p>
    <w:p w:rsidR="0075692D" w:rsidRDefault="00000000" w14:paraId="39E1DE2B" w14:textId="77777777">
      <w:pPr>
        <w:spacing w:after="160" w:line="300" w:lineRule="auto"/>
        <w:jc w:val="both"/>
      </w:pPr>
      <w:del w:author="Claude" w:date="2026-10-11T12:00:00Z" w:id="29">
        <w:r>
          <w:rPr>
            <w:b/>
            <w:bCs/>
          </w:rPr>
          <w:delText>Phase 2 (months 4–6, January to March 2027)</w:delText>
        </w:r>
      </w:del>
      <w:ins w:author="Claude" w:date="2026-10-11T12:00:00Z" w:id="30">
        <w:r>
          <w:rPr>
            <w:b/>
            <w:bCs/>
          </w:rPr>
          <w:t>Phase 2 (month 2, November 2026)</w:t>
        </w:r>
      </w:ins>
      <w:r>
        <w:rPr>
          <w:b/>
          <w:bCs/>
        </w:rPr>
        <w:t>: India baseline and identification.</w:t>
      </w:r>
      <w:r>
        <w:t xml:space="preserve"> </w:t>
      </w:r>
      <w:del w:author="Claude" w:date="2026-10-11T12:00:00Z" w:id="31">
        <w:r>
          <w:delText>Estimate the baseline on the consistent GDP series,</w:delText>
        </w:r>
      </w:del>
      <w:ins w:author="Claude" w:date="2026-10-11T12:00:00Z" w:id="32">
        <w:r>
          <w:t>Estimate the baseline on the spliced GDP series (to be re-run on the consistent series once released),</w:t>
        </w:r>
      </w:ins>
      <w:r>
        <w:t xml:space="preserve"> run the Monte Carlo coverage study and the prior-sensitivity and data-subset analyses, and compare with the macro-only model. </w:t>
      </w:r>
      <w:r>
        <w:rPr>
          <w:b/>
          <w:bCs/>
        </w:rPr>
        <w:t>Gate:</w:t>
      </w:r>
      <w:r>
        <w:t xml:space="preserve"> if the posterior for r* is substantially prior-driven and the Monte Carlo coverage is poor, re-scope the paper around identification; otherwise proceed.</w:t>
      </w:r>
    </w:p>
    <w:p w:rsidR="0075692D" w:rsidRDefault="00000000" w14:paraId="2914E9BF" w14:textId="77777777">
      <w:pPr>
        <w:spacing w:after="160" w:line="300" w:lineRule="auto"/>
        <w:jc w:val="both"/>
      </w:pPr>
      <w:del w:author="Claude" w:date="2026-10-11T12:00:00Z" w:id="33">
        <w:r>
          <w:rPr>
            <w:b/>
            <w:bCs/>
          </w:rPr>
          <w:delText>Phase 3 (months 7–9, April to June 2027)</w:delText>
        </w:r>
      </w:del>
      <w:ins w:author="Claude" w:date="2026-10-11T12:00:00Z" w:id="34">
        <w:r>
          <w:rPr>
            <w:b/>
            <w:bCs/>
          </w:rPr>
          <w:t>Phase 3 (month 3, December 2026)</w:t>
        </w:r>
      </w:ins>
      <w:r>
        <w:rPr>
          <w:b/>
          <w:bCs/>
        </w:rPr>
        <w:t>: extensions.</w:t>
      </w:r>
      <w:r>
        <w:t xml:space="preserve"> Estimate the alternative real-rate gaps, the lending-rate model and </w:t>
      </w:r>
      <w:del w:author="Claude" w:date="2026-10-11T12:00:00Z" w:id="35">
        <w:r>
          <w:delText>the global pass-through specification, along</w:delText>
        </w:r>
      </w:del>
      <w:ins w:author="Claude" w:date="2026-10-11T12:00:00Z" w:id="36">
        <w:r>
          <w:t xml:space="preserve">the global pass-through specification, the open-economy block of Section 5.6, along</w:t>
        </w:r>
      </w:ins>
      <w:r>
        <w:t xml:space="preserve"> with the supply-shock Phillips curve and the regime-dependent trend inflation. Settle the journal target.</w:t>
      </w:r>
    </w:p>
    <w:p w:rsidR="0075692D" w:rsidRDefault="00000000" w14:paraId="2257FADD" w14:textId="77777777">
      <w:pPr>
        <w:spacing w:after="160" w:line="300" w:lineRule="auto"/>
        <w:jc w:val="both"/>
      </w:pPr>
      <w:del w:author="Claude" w:date="2026-10-11T12:00:00Z" w:id="37">
        <w:r>
          <w:rPr>
            <w:b/>
            <w:bCs/>
          </w:rPr>
          <w:delText>Phase 4 (months 10–11, July to August 2027)</w:delText>
        </w:r>
      </w:del>
      <w:ins w:author="Claude" w:date="2026-10-11T12:00:00Z" w:id="38">
        <w:r>
          <w:rPr>
            <w:b/>
            <w:bCs/>
          </w:rPr>
          <w:t>Phase 4 (month 4, January 2027)</w:t>
        </w:r>
      </w:ins>
      <w:r>
        <w:rPr>
          <w:b/>
          <w:bCs/>
        </w:rPr>
        <w:t>: robustness and writing.</w:t>
      </w:r>
      <w:r>
        <w:t xml:space="preserve"> Complete pseudo-real-time, pandemic and subsample exercises, term-premium analysis, and draft the manuscript. Prepare the replication package.</w:t>
      </w:r>
    </w:p>
    <w:p w:rsidR="0075692D" w:rsidRDefault="00000000" w14:paraId="243FA5C9" w14:textId="77777777">
      <w:pPr>
        <w:spacing w:after="160" w:line="300" w:lineRule="auto"/>
        <w:jc w:val="both"/>
      </w:pPr>
      <w:del w:author="Claude" w:date="2026-10-11T12:00:00Z" w:id="39">
        <w:r>
          <w:rPr>
            <w:b/>
            <w:bCs/>
          </w:rPr>
          <w:delText>Phase 5 (month 12, September 2027)</w:delText>
        </w:r>
      </w:del>
      <w:ins w:author="Claude" w:date="2026-10-11T12:00:00Z" w:id="40">
        <w:r>
          <w:rPr>
            <w:b/>
            <w:bCs/>
          </w:rPr>
          <w:t>Phase 5 (end of month 4, January 2027)</w:t>
        </w:r>
      </w:ins>
      <w:r>
        <w:rPr>
          <w:b/>
          <w:bCs/>
        </w:rPr>
        <w:t>: release and submission.</w:t>
      </w:r>
      <w:r>
        <w:t xml:space="preserve"> Post the working paper, circulate for comments, and submit to the primary target. </w:t>
      </w:r>
      <w:del w:author="Claude" w:date="2026-10-11T12:00:00Z" w:id="41">
        <w:r>
          <w:delText>A contingency of two to three months</w:delText>
        </w:r>
      </w:del>
      <w:ins w:author="Claude" w:date="2026-10-11T12:00:00Z" w:id="42">
        <w:r>
          <w:t>A contingency of up to one month</w:t>
        </w:r>
      </w:ins>
      <w:r>
        <w:t xml:space="preserve"> should be assumed for data or computational delays.</w:t>
      </w:r>
    </w:p>
    <w:p w:rsidR="0075692D" w:rsidRDefault="00000000" w14:paraId="38C7DE05" w14:textId="4C88BE2C">
      <w:pPr>
        <w:pStyle w:val="Heading1"/>
      </w:pPr>
      <w:del w:id="9113" w:author="Claude" w:date="2026-10-26T16:00:00Z">
        <w:r>
          <w:delText>12</w:delText>
        </w:r>
      </w:del>
      <w:ins w:id="9114" w:author="Claude" w:date="2026-10-26T16:00:00Z">
        <w:r>
          <w:t>11</w:t>
        </w:r>
      </w:ins>
      <w:r>
        <w:t xml:space="preserve">. References</w:t>
      </w:r>
    </w:p>
    <w:p w:rsidR="0075692D" w:rsidRDefault="00000000" w14:paraId="669D4306" w14:textId="77777777">
      <w:pPr>
        <w:spacing w:after="100" w:line="276" w:lineRule="auto"/>
        <w:ind w:left="540" w:hanging="540"/>
      </w:pPr>
      <w:r>
        <w:t xml:space="preserve">Bauer, M. D. and Rudebusch, G. D. (2020). Interest rates under falling stars. </w:t>
      </w:r>
      <w:r>
        <w:rPr>
          <w:i/>
          <w:iCs/>
        </w:rPr>
        <w:t>American Economic Review</w:t>
      </w:r>
      <w:r>
        <w:t>, 110(5), 1316–1354.</w:t>
      </w:r>
    </w:p>
    <w:p w:rsidR="0075692D" w:rsidRDefault="00000000" w14:paraId="3A213BE2" w14:textId="77777777">
      <w:pPr>
        <w:spacing w:after="100" w:line="276" w:lineRule="auto"/>
        <w:ind w:left="540" w:hanging="540"/>
      </w:pPr>
      <w:r>
        <w:t xml:space="preserve">Behera, H. K., Pattanaik, S. and Kavediya, R. (2015). Natural interest rate: Assessing the stance of India's monetary policy under uncertainty. </w:t>
      </w:r>
      <w:r>
        <w:rPr>
          <w:i/>
          <w:iCs/>
        </w:rPr>
        <w:t>RBI Working Paper Series</w:t>
      </w:r>
      <w:r>
        <w:t>, No. 5.</w:t>
      </w:r>
    </w:p>
    <w:p w:rsidR="0075692D" w:rsidRDefault="00000000" w14:paraId="28032CDD" w14:textId="77777777">
      <w:pPr>
        <w:spacing w:after="100" w:line="276" w:lineRule="auto"/>
        <w:ind w:left="540" w:hanging="540"/>
      </w:pPr>
      <w:r>
        <w:t xml:space="preserve">Brand, C., Goy, G. and Lemke, W. </w:t>
      </w:r>
      <w:r>
        <w:rPr>
          <w:i/>
          <w:iCs/>
        </w:rPr>
        <w:t>Estimating the natural rate of interest in a macro-finance yield curve model</w:t>
      </w:r>
      <w:r>
        <w:t>. ECB Working Paper Series No 3160 (version consulted for this proposal).</w:t>
      </w:r>
    </w:p>
    <w:p w:rsidR="0075692D" w:rsidRDefault="00000000" w14:paraId="1CDCD302" w14:textId="77777777">
      <w:pPr>
        <w:spacing w:after="100" w:line="276" w:lineRule="auto"/>
        <w:ind w:left="540" w:hanging="540"/>
      </w:pPr>
      <w:r>
        <w:t xml:space="preserve">Buncic, D. (2024). Econometric issues in the estimation of the natural rate of interest. </w:t>
      </w:r>
      <w:r>
        <w:rPr>
          <w:i/>
          <w:iCs/>
        </w:rPr>
        <w:t>Economic Modelling</w:t>
      </w:r>
      <w:r>
        <w:t>, 132, 106641.</w:t>
      </w:r>
    </w:p>
    <w:p w:rsidR="0075692D" w:rsidRDefault="00000000" w14:paraId="5E97BA75" w14:textId="77777777">
      <w:pPr>
        <w:spacing w:after="100" w:line="276" w:lineRule="auto"/>
        <w:ind w:left="540" w:hanging="540"/>
      </w:pPr>
      <w:r>
        <w:t xml:space="preserve">Christensen, J. H. E., Diebold, F. X. and Rudebusch, G. D. (2011). The affine arbitrage-free class of Nelson–Siegel term structure models. </w:t>
      </w:r>
      <w:r>
        <w:rPr>
          <w:i/>
          <w:iCs/>
        </w:rPr>
        <w:t>Journal of Econometrics</w:t>
      </w:r>
      <w:r>
        <w:t>, 164, 4–20.</w:t>
      </w:r>
    </w:p>
    <w:p w:rsidR="0075692D" w:rsidRDefault="00000000" w14:paraId="7DD90653" w14:textId="77777777">
      <w:pPr>
        <w:spacing w:after="100" w:line="276" w:lineRule="auto"/>
        <w:ind w:left="540" w:hanging="540"/>
      </w:pPr>
      <w:r>
        <w:t xml:space="preserve">Davis, J., Fuenzalida, C., Huetsch, L., Mills, B. and Taylor, A. M. (2024). Global natural rates in the long run: Postwar macro trends and the market-implied r* in 10 advanced economies. </w:t>
      </w:r>
      <w:r>
        <w:rPr>
          <w:i/>
          <w:iCs/>
        </w:rPr>
        <w:t>Journal of International Economics</w:t>
      </w:r>
      <w:r>
        <w:t>, 149, 103919.</w:t>
      </w:r>
    </w:p>
    <w:p w:rsidR="0075692D" w:rsidRDefault="00000000" w14:paraId="09D4869B" w14:textId="77777777">
      <w:pPr>
        <w:spacing w:after="100" w:line="276" w:lineRule="auto"/>
        <w:ind w:left="540" w:hanging="540"/>
      </w:pPr>
      <w:r>
        <w:t xml:space="preserve">Del Negro, M., Giannone, D., Giannoni, M. P. and Tambalotti, A. (2017). Safety, liquidity, and the natural rate of interest. </w:t>
      </w:r>
      <w:r>
        <w:rPr>
          <w:i/>
          <w:iCs/>
        </w:rPr>
        <w:t>Brookings Papers on Economic Activity</w:t>
      </w:r>
      <w:r>
        <w:t>, 2017(1), 235–316.</w:t>
      </w:r>
    </w:p>
    <w:p w:rsidR="0075692D" w:rsidRDefault="00000000" w14:paraId="393CA3E1" w14:textId="77777777">
      <w:pPr>
        <w:spacing w:after="100" w:line="276" w:lineRule="auto"/>
        <w:ind w:left="540" w:hanging="540"/>
      </w:pPr>
      <w:r>
        <w:t xml:space="preserve">Durbin, J. and Koopman, S. J. (2002). A simple and efficient simulation smoother for state space time series analysis. </w:t>
      </w:r>
      <w:r>
        <w:rPr>
          <w:i/>
          <w:iCs/>
        </w:rPr>
        <w:t>Biometrika</w:t>
      </w:r>
      <w:r>
        <w:t>, 89(3), 603–616.</w:t>
      </w:r>
    </w:p>
    <w:p w:rsidR="0075692D" w:rsidRDefault="00000000" w14:paraId="6667B1B9" w14:textId="77777777">
      <w:pPr>
        <w:spacing w:after="100" w:line="276" w:lineRule="auto"/>
        <w:ind w:left="540" w:hanging="540"/>
      </w:pPr>
      <w:r>
        <w:t>Fiorentini, G., Galesi, A., Pérez-Quirós, G. and Sentana, E. (2018). The rise and fall of the natural interest rate. CEPR Discussion Paper 13042.</w:t>
      </w:r>
    </w:p>
    <w:p w:rsidR="0075692D" w:rsidRDefault="00000000" w14:paraId="3319EEE2" w14:textId="77777777">
      <w:pPr>
        <w:spacing w:after="100" w:line="276" w:lineRule="auto"/>
        <w:ind w:left="540" w:hanging="540"/>
      </w:pPr>
      <w:r>
        <w:t xml:space="preserve">Holston, K., Laubach, T. and Williams, J. C. (2017). Measuring the natural rate of interest: International trends and determinants. </w:t>
      </w:r>
      <w:r>
        <w:rPr>
          <w:i/>
          <w:iCs/>
        </w:rPr>
        <w:t>Journal of International Economics</w:t>
      </w:r>
      <w:r>
        <w:t>, 108, S59–S75.</w:t>
      </w:r>
    </w:p>
    <w:p w:rsidR="0075692D" w:rsidRDefault="00000000" w14:paraId="04EE246E" w14:textId="77777777">
      <w:pPr>
        <w:spacing w:after="100" w:line="276" w:lineRule="auto"/>
        <w:ind w:left="540" w:hanging="540"/>
      </w:pPr>
      <w:r>
        <w:t xml:space="preserve">Laubach, T. and Williams, J. C. (2003). Measuring the natural rate of interest. </w:t>
      </w:r>
      <w:r>
        <w:rPr>
          <w:i/>
          <w:iCs/>
        </w:rPr>
        <w:t>Review of Economics and Statistics</w:t>
      </w:r>
      <w:r>
        <w:t>, 85(4), 1063–1070.</w:t>
      </w:r>
    </w:p>
    <w:p w:rsidR="0075692D" w:rsidRDefault="00000000" w14:paraId="3EF838A6" w14:textId="77777777">
      <w:pPr>
        <w:spacing w:after="100" w:line="276" w:lineRule="auto"/>
        <w:ind w:left="540" w:hanging="540"/>
      </w:pPr>
      <w:r>
        <w:t xml:space="preserve">Lenza, M. and Primiceri, G. E. (2022). How to estimate a VAR after March 2020. </w:t>
      </w:r>
      <w:r>
        <w:rPr>
          <w:i/>
          <w:iCs/>
        </w:rPr>
        <w:t>Journal of Applied Econometrics</w:t>
      </w:r>
      <w:r>
        <w:t>, 37(4), 688–699.</w:t>
      </w:r>
    </w:p>
    <w:p w:rsidR="0075692D" w:rsidRDefault="00000000" w14:paraId="53A203FB" w14:textId="77777777">
      <w:pPr>
        <w:spacing w:after="100" w:line="276" w:lineRule="auto"/>
        <w:ind w:left="540" w:hanging="540"/>
      </w:pPr>
      <w:r>
        <w:t xml:space="preserve">Reserve Bank of India (2022). Revisiting India's natural rate of interest. </w:t>
      </w:r>
      <w:r>
        <w:rPr>
          <w:i/>
          <w:iCs/>
        </w:rPr>
        <w:t>RBI Bulletin</w:t>
      </w:r>
      <w:r>
        <w:t>.</w:t>
      </w:r>
    </w:p>
    <w:p w:rsidR="0075692D" w:rsidRDefault="00000000" w14:paraId="097F9F8F" w14:textId="77777777">
      <w:pPr>
        <w:spacing w:after="100" w:line="276" w:lineRule="auto"/>
        <w:ind w:left="540" w:hanging="540"/>
      </w:pPr>
      <w:r>
        <w:t xml:space="preserve">Reserve Bank of India (2024). Updating estimates of the natural rate of interest for India with post-pandemic evidence. </w:t>
      </w:r>
      <w:r>
        <w:rPr>
          <w:i/>
          <w:iCs/>
        </w:rPr>
        <w:t>RBI Bulletin</w:t>
      </w:r>
      <w:r>
        <w:t>, July.</w:t>
      </w:r>
    </w:p>
    <w:sectPr w:rsidR="0075692D">
      <w:footerReference w:type="default" r:id="rId11"/>
      <w:pgSz w:w="11906" w:h="16838" w:orient="portrait"/>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s" w:author="sumanjayduttafin@outlook.com" w:date="2026-10-06T20:50:00Z" w:id="1">
    <w:p w:rsidR="00C47CC2" w:rsidP="00C47CC2" w:rsidRDefault="00C47CC2" w14:paraId="4F3EF2CE" w14:textId="77777777">
      <w:pPr>
        <w:pStyle w:val="CommentText"/>
      </w:pPr>
      <w:r>
        <w:rPr>
          <w:rStyle w:val="CommentReference"/>
        </w:rPr>
        <w:annotationRef/>
      </w:r>
      <w:r>
        <w:t xml:space="preserve">Abhiruchi and Amit, please check these parts regarding data availability for India. </w:t>
      </w:r>
    </w:p>
  </w:comment>
  <w:comment w:initials="AR" w:author="Abhiruchi Rathi" w:date="2026-10-23T12:42:00Z" w:id="2">
    <w:p w:rsidR="005848FA" w:rsidP="005848FA" w:rsidRDefault="005848FA" w14:paraId="478DF728" w14:textId="77777777">
      <w:r>
        <w:rPr>
          <w:rStyle w:val="CommentReference"/>
        </w:rPr>
        <w:annotationRef/>
      </w:r>
      <w:r>
        <w:rPr>
          <w:sz w:val="20"/>
          <w:szCs w:val="20"/>
        </w:rPr>
        <w:t>Spliced series to be used till back series released</w:t>
      </w:r>
    </w:p>
  </w:comment>
  <w:comment w:initials="AR" w:author="Abhiruchi Rathi" w:date="2026-10-23T12:42:00Z" w:id="3">
    <w:p w:rsidR="00825412" w:rsidP="00825412" w:rsidRDefault="00825412" w14:paraId="7FE3BA26" w14:textId="77777777">
      <w:r>
        <w:rPr>
          <w:rStyle w:val="CommentReference"/>
        </w:rPr>
        <w:annotationRef/>
      </w:r>
      <w:r>
        <w:rPr>
          <w:sz w:val="20"/>
          <w:szCs w:val="20"/>
        </w:rPr>
        <w:t>Spliced with CPI-IW till Dec-2010</w:t>
      </w:r>
    </w:p>
  </w:comment>
  <w:comment w:initials="AR" w:author="Abhiruchi Rathi" w:date="2026-10-23T12:43:00Z" w:id="4">
    <w:p w:rsidR="00675361" w:rsidP="00675361" w:rsidRDefault="00675361" w14:paraId="6AC08243" w14:textId="77777777">
      <w:r>
        <w:rPr>
          <w:rStyle w:val="CommentReference"/>
        </w:rPr>
        <w:annotationRef/>
      </w:r>
      <w:r>
        <w:rPr>
          <w:sz w:val="20"/>
          <w:szCs w:val="20"/>
        </w:rPr>
        <w:t>Since 2000</w:t>
      </w:r>
    </w:p>
  </w:comment>
  <w:comment w:initials="AR" w:author="Abhiruchi Rathi" w:date="2026-10-23T12:49:00Z" w:id="5">
    <w:p w:rsidR="0079675A" w:rsidP="0079675A" w:rsidRDefault="0079675A" w14:paraId="42EB172B" w14:textId="53E74731">
      <w:r>
        <w:rPr>
          <w:rStyle w:val="CommentReference"/>
        </w:rPr>
        <w:annotationRef/>
      </w:r>
      <w:r>
        <w:rPr>
          <w:sz w:val="20"/>
          <w:szCs w:val="20"/>
        </w:rPr>
        <w:fldChar w:fldCharType="begin"/>
      </w:r>
      <w:r>
        <w:rPr>
          <w:sz w:val="20"/>
          <w:szCs w:val="20"/>
        </w:rPr>
        <w:instrText>HYPERLINK "mailto:amitp@rbi.org.in"</w:instrText>
      </w:r>
      <w:r>
        <w:rPr>
          <w:sz w:val="20"/>
          <w:szCs w:val="20"/>
        </w:rPr>
      </w:r>
      <w:bookmarkStart w:name="_@_083A2DF09A6ACD4DBAD514CC617A0A60Z" w:id="6"/>
      <w:r>
        <w:rPr>
          <w:sz w:val="20"/>
          <w:szCs w:val="20"/>
        </w:rPr>
        <w:fldChar w:fldCharType="separate"/>
      </w:r>
      <w:bookmarkEnd w:id="6"/>
      <w:r w:rsidRPr="0079675A">
        <w:rPr>
          <w:rStyle w:val="Mention"/>
          <w:noProof/>
          <w:sz w:val="20"/>
          <w:szCs w:val="20"/>
        </w:rPr>
        <w:t>@amitp</w:t>
      </w:r>
      <w:r>
        <w:rPr>
          <w:sz w:val="20"/>
          <w:szCs w:val="20"/>
        </w:rPr>
        <w:fldChar w:fldCharType="end"/>
      </w:r>
      <w:r>
        <w:rPr>
          <w:sz w:val="20"/>
          <w:szCs w:val="20"/>
        </w:rPr>
        <w:t xml:space="preserve"> this is already accounted for?</w:t>
      </w:r>
    </w:p>
  </w:comment>
  <w:comment w:initials="AR" w:author="Abhiruchi Rathi" w:date="2026-10-23T12:48:00Z" w:id="7">
    <w:p w:rsidR="00872677" w:rsidP="00872677" w:rsidRDefault="00872677" w14:paraId="6E47E8BE" w14:textId="72C81078">
      <w:r>
        <w:rPr>
          <w:rStyle w:val="CommentReference"/>
        </w:rPr>
        <w:annotationRef/>
      </w:r>
      <w:r>
        <w:rPr>
          <w:sz w:val="20"/>
          <w:szCs w:val="20"/>
        </w:rPr>
        <w:fldChar w:fldCharType="begin"/>
      </w:r>
      <w:r>
        <w:rPr>
          <w:sz w:val="20"/>
          <w:szCs w:val="20"/>
        </w:rPr>
        <w:instrText>HYPERLINK "mailto:amitp@rbi.org.in"</w:instrText>
      </w:r>
      <w:r>
        <w:rPr>
          <w:sz w:val="20"/>
          <w:szCs w:val="20"/>
        </w:rPr>
      </w:r>
      <w:bookmarkStart w:name="_@_09BFFAAC8FF0B3469548949EC4AEF124Z" w:id="8"/>
      <w:r>
        <w:rPr>
          <w:sz w:val="20"/>
          <w:szCs w:val="20"/>
        </w:rPr>
        <w:fldChar w:fldCharType="separate"/>
      </w:r>
      <w:bookmarkEnd w:id="8"/>
      <w:r w:rsidRPr="00872677">
        <w:rPr>
          <w:rStyle w:val="Mention"/>
          <w:noProof/>
          <w:sz w:val="20"/>
          <w:szCs w:val="20"/>
        </w:rPr>
        <w:t>@amitp</w:t>
      </w:r>
      <w:r>
        <w:rPr>
          <w:sz w:val="20"/>
          <w:szCs w:val="20"/>
        </w:rPr>
        <w:fldChar w:fldCharType="end"/>
      </w:r>
      <w:r>
        <w:rPr>
          <w:sz w:val="20"/>
          <w:szCs w:val="20"/>
        </w:rPr>
        <w:t xml:space="preserve"> can ATSM model-based inflation expectations be used instead?</w:t>
      </w:r>
    </w:p>
  </w:comment>
  <w:comment w:initials="AR" w:author="Abhiruchi Rathi" w:date="2026-10-23T12:53:00Z" w:id="9">
    <w:p w:rsidR="00E746F5" w:rsidP="00E746F5" w:rsidRDefault="00E746F5" w14:paraId="60B53245" w14:textId="77777777">
      <w:r>
        <w:rPr>
          <w:rStyle w:val="CommentReference"/>
        </w:rPr>
        <w:annotationRef/>
      </w:r>
      <w:r>
        <w:rPr>
          <w:sz w:val="20"/>
          <w:szCs w:val="20"/>
        </w:rPr>
        <w:t>IESH 1Y ahead median data available since Sep-2009.</w:t>
      </w:r>
    </w:p>
    <w:p w:rsidR="00E746F5" w:rsidP="00E746F5" w:rsidRDefault="00E746F5" w14:paraId="55A43DC1" w14:textId="77777777">
      <w:r>
        <w:rPr>
          <w:sz w:val="20"/>
          <w:szCs w:val="20"/>
        </w:rPr>
        <w:t>IESH as on last recorded month of any quarter will be used as the  quarterly value of expectation. Thus, starting point will be 2009Q2.</w:t>
      </w:r>
    </w:p>
  </w:comment>
  <w:comment w:initials="s" w:author="sumanjayduttafin@outlook.com" w:date="2026-10-06T20:56:00Z" w:id="10">
    <w:p w:rsidR="00C47CC2" w:rsidP="00C47CC2" w:rsidRDefault="00C47CC2" w14:paraId="2C5E2AD1" w14:textId="77777777">
      <w:pPr>
        <w:pStyle w:val="CommentText"/>
      </w:pPr>
      <w:r>
        <w:rPr>
          <w:rStyle w:val="CommentReference"/>
        </w:rPr>
        <w:annotationRef/>
      </w:r>
      <w:r>
        <w:t>Should we add any other Research questions here? Specific to India?</w:t>
      </w:r>
    </w:p>
  </w:comment>
  <w:comment xmlns:w="http://schemas.openxmlformats.org/wordprocessingml/2006/main" w:initials="A" w:author="Amit" w:date="10/11/2026 07:34:00" w:id="11">
    <w:p xmlns:w14="http://schemas.microsoft.com/office/word/2010/wordml" w:rsidR="32DCFB24" w:rsidRDefault="52EA299C" w14:paraId="5A6E64B9" w14:textId="56A19F0E">
      <w:pPr>
        <w:pStyle w:val="CommentText"/>
      </w:pPr>
      <w:r>
        <w:rPr>
          <w:rStyle w:val="CommentReference"/>
        </w:rPr>
        <w:annotationRef/>
      </w:r>
      <w:r w:rsidRPr="2D608625" w:rsidR="324738B3">
        <w:rPr>
          <w:color w:val="000000"/>
        </w:rPr>
        <w:t>Decision: keep RQ1–RQ4 as drafted; no India-specific RQs added. May decide to add something later if feasible.</w:t>
      </w:r>
    </w:p>
  </w:comment>
  <w:comment w:initials="s" w:author="sumanjayduttafin@outlook.com" w:date="2026-10-06T20:51:00Z" w:id="12">
    <w:p w:rsidR="00C47CC2" w:rsidP="00C47CC2" w:rsidRDefault="00C47CC2" w14:paraId="694BBB29" w14:textId="77777777">
      <w:pPr>
        <w:pStyle w:val="CommentText"/>
      </w:pPr>
      <w:r>
        <w:rPr>
          <w:rStyle w:val="CommentReference"/>
        </w:rPr>
        <w:annotationRef/>
      </w:r>
      <w:r>
        <w:t xml:space="preserve">Do we retain this model design or bring any innovation here? I am open to your suggestions. </w:t>
      </w:r>
    </w:p>
  </w:comment>
  <w:comment w:initials="A" w:author="Amit" w:date="2026-10-11T14:34:00Z" w:id="13">
    <w:p w:rsidR="008566BF" w:rsidRDefault="00000000" w14:paraId="543E917B" w14:textId="77777777">
      <w:r>
        <w:rPr>
          <w:rStyle w:val="CommentReference"/>
        </w:rPr>
        <w:annotationRef/>
      </w:r>
      <w:r>
        <w:rPr>
          <w:color w:val="000000"/>
          <w:sz w:val="20"/>
          <w:szCs w:val="20"/>
        </w:rPr>
        <w:t>Decision: keep the BGL architecture and add a small open-economy block (new Section 5.6).</w:t>
      </w:r>
    </w:p>
  </w:comment>
  <w:comment xmlns:w="http://schemas.openxmlformats.org/wordprocessingml/2006/main" w:initials="AP" w:author="Amit Pawar" w:date="2026-10-26T15:01:30" w:id="172352956">
    <w:p xmlns:w14="http://schemas.microsoft.com/office/word/2010/wordml" xmlns:w="http://schemas.openxmlformats.org/wordprocessingml/2006/main" w:rsidR="265FF823" w:rsidRDefault="15CED3FF" w14:paraId="36DEB9FF" w14:textId="3D27B1A9">
      <w:pPr>
        <w:pStyle w:val="CommentText"/>
      </w:pPr>
      <w:r>
        <w:rPr>
          <w:rStyle w:val="CommentReference"/>
        </w:rPr>
        <w:annotationRef/>
      </w:r>
      <w:r w:rsidRPr="643E8E74" w:rsidR="7A9325A4">
        <w:t xml:space="preserve">It will induce additional model error. Would be kind of circular. External survey-based measures would anchor the estimates well. </w:t>
      </w:r>
    </w:p>
  </w:comment>
  <w:comment xmlns:w="http://schemas.openxmlformats.org/wordprocessingml/2006/main" w:initials="AP" w:author="Amit Pawar" w:date="2026-10-26T14:59:50" w:id="1581305074">
    <w:p xmlns:w14="http://schemas.microsoft.com/office/word/2010/wordml" xmlns:w="http://schemas.openxmlformats.org/wordprocessingml/2006/main" w:rsidR="1DEF9A77" w:rsidRDefault="059571D6" w14:paraId="154337B0" w14:textId="210FC88F">
      <w:pPr>
        <w:pStyle w:val="CommentText"/>
      </w:pPr>
      <w:r>
        <w:rPr>
          <w:rStyle w:val="CommentReference"/>
        </w:rPr>
        <w:annotationRef/>
      </w:r>
      <w:r w:rsidRPr="696DF057" w:rsidR="342BAEC0">
        <w:t>It works.</w:t>
      </w:r>
    </w:p>
  </w:comment>
  <w:comment xmlns:w="http://schemas.openxmlformats.org/wordprocessingml/2006/main" w:initials="AP" w:author="Amit Pawar" w:date="2026-10-26T15:02:42" w:id="2010933253">
    <w:p xmlns:w14="http://schemas.microsoft.com/office/word/2010/wordml" xmlns:w="http://schemas.openxmlformats.org/wordprocessingml/2006/main" w:rsidR="30EE130B" w:rsidRDefault="3079D0B3" w14:paraId="46332FA0" w14:textId="0CEB9C98">
      <w:pPr>
        <w:pStyle w:val="CommentText"/>
      </w:pPr>
      <w:r>
        <w:rPr>
          <w:rStyle w:val="CommentReference"/>
        </w:rPr>
        <w:annotationRef/>
      </w:r>
      <w:r w:rsidRPr="7D8ED89A" w:rsidR="793ED67F">
        <w:t>May have to model its bias as a time varying intercept somewhere.</w:t>
      </w:r>
    </w:p>
  </w:comment>
</w:comments>
</file>

<file path=word/commentsExtended.xml><?xml version="1.0" encoding="utf-8"?>
<w15:commentsEx xmlns:mc="http://schemas.openxmlformats.org/markup-compatibility/2006" xmlns:w15="http://schemas.microsoft.com/office/word/2012/wordml" mc:Ignorable="w15">
  <w15:commentEx w15:done="0" w15:paraId="4F3EF2CE"/>
  <w15:commentEx w15:done="0" w15:paraId="478DF728"/>
  <w15:commentEx w15:done="0" w15:paraId="7FE3BA26"/>
  <w15:commentEx w15:done="0" w15:paraId="6AC08243"/>
  <w15:commentEx w15:done="1" w15:paraId="42EB172B"/>
  <w15:commentEx w15:done="0" w15:paraId="6E47E8BE"/>
  <w15:commentEx w15:done="0" w15:paraId="55A43DC1"/>
  <w15:commentEx w15:done="0" w15:paraId="2C5E2AD1"/>
  <w15:commentEx w15:done="0" w15:paraId="5A6E64B9" w15:paraIdParent="2C5E2AD1"/>
  <w15:commentEx w15:done="0" w15:paraId="694BBB29"/>
  <w15:commentEx w15:done="0" w15:paraId="543E917B" w15:paraIdParent="694BBB29"/>
  <w15:commentEx w15:done="0" w15:paraId="36DEB9FF" w15:paraIdParent="6E47E8BE"/>
  <w15:commentEx w15:done="0" w15:paraId="154337B0" w15:paraIdParent="55A43DC1"/>
  <w15:commentEx w15:done="0" w15:paraId="46332FA0" w15:paraIdParent="55A43DC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46A5FB8" w16cex:dateUtc="2026-10-06T15:20:00Z"/>
  <w16cex:commentExtensible w16cex:durableId="68B36256" w16cex:dateUtc="2026-10-23T07:12:00Z"/>
  <w16cex:commentExtensible w16cex:durableId="62A1D6AC" w16cex:dateUtc="2026-10-23T07:12:00Z"/>
  <w16cex:commentExtensible w16cex:durableId="2DCEED8F" w16cex:dateUtc="2026-10-23T07:13:00Z"/>
  <w16cex:commentExtensible w16cex:durableId="51A04BD8" w16cex:dateUtc="2026-10-23T07:19:00Z"/>
  <w16cex:commentExtensible w16cex:durableId="14680F62" w16cex:dateUtc="2026-10-23T07:18:00Z"/>
  <w16cex:commentExtensible w16cex:durableId="68FC9A25" w16cex:dateUtc="2026-10-23T07:23:00Z"/>
  <w16cex:commentExtensible w16cex:durableId="7DFF876B" w16cex:dateUtc="2026-10-06T15:26:00Z"/>
  <w16cex:commentExtensible w16cex:durableId="34B2673E" w16cex:dateUtc="2026-10-11T14:34:00Z"/>
  <w16cex:commentExtensible w16cex:durableId="1327D60D" w16cex:dateUtc="2026-10-06T15:21:00Z"/>
  <w16cex:commentExtensible w16cex:durableId="645D9555" w16cex:dateUtc="2026-10-11T14:34:00Z"/>
  <w16cex:commentExtensible w16cex:durableId="532B21CA" w16cex:dateUtc="2026-10-26T09:31:30.514Z"/>
  <w16cex:commentExtensible w16cex:durableId="31050FFF" w16cex:dateUtc="2026-10-26T09:29:50.892Z"/>
  <w16cex:commentExtensible w16cex:durableId="01D0294B" w16cex:dateUtc="2026-10-26T09:32:42.384Z"/>
</w16cex:commentsExtensible>
</file>

<file path=word/commentsIds.xml><?xml version="1.0" encoding="utf-8"?>
<w16cid:commentsIds xmlns:mc="http://schemas.openxmlformats.org/markup-compatibility/2006" xmlns:w16cid="http://schemas.microsoft.com/office/word/2016/wordml/cid" mc:Ignorable="w16cid">
  <w16cid:commentId w16cid:paraId="4F3EF2CE" w16cid:durableId="046A5FB8"/>
  <w16cid:commentId w16cid:paraId="478DF728" w16cid:durableId="68B36256"/>
  <w16cid:commentId w16cid:paraId="7FE3BA26" w16cid:durableId="62A1D6AC"/>
  <w16cid:commentId w16cid:paraId="6AC08243" w16cid:durableId="2DCEED8F"/>
  <w16cid:commentId w16cid:paraId="42EB172B" w16cid:durableId="51A04BD8"/>
  <w16cid:commentId w16cid:paraId="6E47E8BE" w16cid:durableId="14680F62"/>
  <w16cid:commentId w16cid:paraId="55A43DC1" w16cid:durableId="68FC9A25"/>
  <w16cid:commentId w16cid:paraId="2C5E2AD1" w16cid:durableId="7DFF876B"/>
  <w16cid:commentId w16cid:paraId="5A6E64B9" w16cid:durableId="34B2673E"/>
  <w16cid:commentId w16cid:paraId="694BBB29" w16cid:durableId="1327D60D"/>
  <w16cid:commentId w16cid:paraId="543E917B" w16cid:durableId="645D9555"/>
  <w16cid:commentId w16cid:paraId="36DEB9FF" w16cid:durableId="532B21CA"/>
  <w16cid:commentId w16cid:paraId="154337B0" w16cid:durableId="31050FFF"/>
  <w16cid:commentId w16cid:paraId="46332FA0" w16cid:durableId="01D029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A91F1E" w:rsidRDefault="00A91F1E" w14:paraId="4D5FB54E" w14:textId="77777777">
      <w:r>
        <w:separator/>
      </w:r>
    </w:p>
  </w:endnote>
  <w:endnote w:type="continuationSeparator" w:id="0">
    <w:p w:rsidR="00A91F1E" w:rsidRDefault="00A91F1E" w14:paraId="0C5C623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75692D" w:rsidRDefault="00000000" w14:paraId="490714B7" w14:textId="77777777">
    <w:pPr>
      <w:jc w:val="center"/>
    </w:pPr>
    <w:r>
      <w:rPr>
        <w:sz w:val="20"/>
        <w:szCs w:val="20"/>
      </w:rPr>
      <w:fldChar w:fldCharType="begin"/>
    </w:r>
    <w:r>
      <w:rPr>
        <w:sz w:val="20"/>
        <w:szCs w:val="20"/>
      </w:rPr>
      <w:instrText>PAGE</w:instrText>
    </w:r>
    <w:r>
      <w:rPr>
        <w:sz w:val="20"/>
        <w:szCs w:val="20"/>
      </w:rPr>
      <w:fldChar w:fldCharType="separate"/>
    </w:r>
    <w:r w:rsidR="00C47CC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A91F1E" w:rsidRDefault="00A91F1E" w14:paraId="6A1864D1" w14:textId="77777777">
      <w:r>
        <w:separator/>
      </w:r>
    </w:p>
  </w:footnote>
  <w:footnote w:type="continuationSeparator" w:id="0">
    <w:p w:rsidR="00A91F1E" w:rsidRDefault="00A91F1E" w14:paraId="76D3EE5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61A6D"/>
    <w:multiLevelType w:val="hybridMultilevel"/>
    <w:tmpl w:val="F4DA0F4C"/>
    <w:lvl w:ilvl="0" w:tplc="49B06D56">
      <w:start w:val="1"/>
      <w:numFmt w:val="bullet"/>
      <w:lvlText w:val="●"/>
      <w:lvlJc w:val="left"/>
      <w:pPr>
        <w:ind w:left="720" w:hanging="360"/>
      </w:pPr>
    </w:lvl>
    <w:lvl w:ilvl="1" w:tplc="F4EEFFB4">
      <w:start w:val="1"/>
      <w:numFmt w:val="bullet"/>
      <w:lvlText w:val="○"/>
      <w:lvlJc w:val="left"/>
      <w:pPr>
        <w:ind w:left="1440" w:hanging="360"/>
      </w:pPr>
    </w:lvl>
    <w:lvl w:ilvl="2" w:tplc="408CB400">
      <w:start w:val="1"/>
      <w:numFmt w:val="bullet"/>
      <w:lvlText w:val="■"/>
      <w:lvlJc w:val="left"/>
      <w:pPr>
        <w:ind w:left="2160" w:hanging="360"/>
      </w:pPr>
    </w:lvl>
    <w:lvl w:ilvl="3" w:tplc="E780CACA">
      <w:start w:val="1"/>
      <w:numFmt w:val="bullet"/>
      <w:lvlText w:val="●"/>
      <w:lvlJc w:val="left"/>
      <w:pPr>
        <w:ind w:left="2880" w:hanging="360"/>
      </w:pPr>
    </w:lvl>
    <w:lvl w:ilvl="4" w:tplc="52F02F0C">
      <w:start w:val="1"/>
      <w:numFmt w:val="bullet"/>
      <w:lvlText w:val="○"/>
      <w:lvlJc w:val="left"/>
      <w:pPr>
        <w:ind w:left="3600" w:hanging="360"/>
      </w:pPr>
    </w:lvl>
    <w:lvl w:ilvl="5" w:tplc="3B6E5728">
      <w:start w:val="1"/>
      <w:numFmt w:val="bullet"/>
      <w:lvlText w:val="■"/>
      <w:lvlJc w:val="left"/>
      <w:pPr>
        <w:ind w:left="4320" w:hanging="360"/>
      </w:pPr>
    </w:lvl>
    <w:lvl w:ilvl="6" w:tplc="FA7E3538">
      <w:start w:val="1"/>
      <w:numFmt w:val="bullet"/>
      <w:lvlText w:val="●"/>
      <w:lvlJc w:val="left"/>
      <w:pPr>
        <w:ind w:left="5040" w:hanging="360"/>
      </w:pPr>
    </w:lvl>
    <w:lvl w:ilvl="7" w:tplc="F6E08EB8">
      <w:start w:val="1"/>
      <w:numFmt w:val="bullet"/>
      <w:lvlText w:val="●"/>
      <w:lvlJc w:val="left"/>
      <w:pPr>
        <w:ind w:left="5760" w:hanging="360"/>
      </w:pPr>
    </w:lvl>
    <w:lvl w:ilvl="8" w:tplc="C0D07A30">
      <w:start w:val="1"/>
      <w:numFmt w:val="bullet"/>
      <w:lvlText w:val="●"/>
      <w:lvlJc w:val="left"/>
      <w:pPr>
        <w:ind w:left="6480" w:hanging="360"/>
      </w:pPr>
    </w:lvl>
  </w:abstractNum>
  <w:num w:numId="1" w16cid:durableId="1169103532">
    <w:abstractNumId w:val="0"/>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sumanjayduttafin@outlook.com">
    <w15:presenceInfo w15:providerId="Windows Live" w15:userId="1962f9e135a0faf9"/>
  </w15:person>
  <w15:person w15:author="Abhiruchi Rathi">
    <w15:presenceInfo w15:providerId="AD" w15:userId="S::arathi@rbi.org.in::5607b618-c766-46cf-8151-ae65fecada39"/>
  </w15:person>
  <w15:person w15:author="Amit Pawar">
    <w15:presenceInfo w15:providerId="AD" w15:userId="S::amitp@rbi.org.in::b11bcce6-be02-4c76-96cb-0d80d886aa15"/>
  </w15:person>
  <w15:person w15:author="Amit Pawar">
    <w15:presenceInfo w15:providerId="AD" w15:userId="S::amitp@rbi.org.in::b11bcce6-be02-4c76-96cb-0d80d886aa15"/>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52"/>
  <w:displayBackgroundShape/>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92D"/>
    <w:rsid w:val="00000000"/>
    <w:rsid w:val="00025130"/>
    <w:rsid w:val="0028045C"/>
    <w:rsid w:val="00415D4E"/>
    <w:rsid w:val="005848FA"/>
    <w:rsid w:val="005B6AF9"/>
    <w:rsid w:val="00642D1A"/>
    <w:rsid w:val="00675361"/>
    <w:rsid w:val="0075692D"/>
    <w:rsid w:val="0079675A"/>
    <w:rsid w:val="007E458F"/>
    <w:rsid w:val="008037CF"/>
    <w:rsid w:val="00825412"/>
    <w:rsid w:val="008566BF"/>
    <w:rsid w:val="00872677"/>
    <w:rsid w:val="009654D6"/>
    <w:rsid w:val="00973CD3"/>
    <w:rsid w:val="00A91F1E"/>
    <w:rsid w:val="00AD5E92"/>
    <w:rsid w:val="00B713E3"/>
    <w:rsid w:val="00C47CC2"/>
    <w:rsid w:val="00E215FC"/>
    <w:rsid w:val="00E746F5"/>
    <w:rsid w:val="107029FC"/>
    <w:rsid w:val="3830E1BB"/>
    <w:rsid w:val="3D0970B4"/>
    <w:rsid w:val="5EE62EB8"/>
    <w:rsid w:val="6B689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892C9"/>
  <w15:docId w15:val="{FC534835-6A1C-4602-A1CC-5E68A9F175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imes New Roman" w:hAnsi="Times New Roman" w:eastAsia="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20" w:after="140"/>
      <w:outlineLvl w:val="0"/>
    </w:pPr>
    <w:rPr>
      <w:b/>
      <w:bCs/>
      <w:sz w:val="28"/>
      <w:szCs w:val="28"/>
    </w:rPr>
  </w:style>
  <w:style w:type="paragraph" w:styleId="Heading2">
    <w:name w:val="heading 2"/>
    <w:uiPriority w:val="9"/>
    <w:unhideWhenUsed/>
    <w:qFormat/>
    <w:pPr>
      <w:spacing w:before="220" w:after="10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CommentReference">
    <w:name w:val="Comment Reference"/>
    <w:basedOn w:val="DefaultParagraphFont"/>
    <w:uiPriority w:val="99"/>
    <w:semiHidden/>
    <w:unhideWhenUsed/>
    <w:rsid w:val="00C47CC2"/>
    <w:rPr>
      <w:sz w:val="16"/>
      <w:szCs w:val="16"/>
    </w:rPr>
  </w:style>
  <w:style w:type="paragraph" w:styleId="CommentText">
    <w:name w:val="Comment Text"/>
    <w:basedOn w:val="Normal"/>
    <w:link w:val="CommentTextChar"/>
    <w:uiPriority w:val="99"/>
    <w:unhideWhenUsed/>
    <w:rsid w:val="00C47CC2"/>
    <w:rPr>
      <w:sz w:val="20"/>
      <w:szCs w:val="20"/>
    </w:rPr>
  </w:style>
  <w:style w:type="character" w:styleId="CommentTextChar" w:customStyle="1">
    <w:name w:val="Comment Text Char"/>
    <w:basedOn w:val="DefaultParagraphFont"/>
    <w:link w:val="CommentText"/>
    <w:uiPriority w:val="99"/>
    <w:rsid w:val="00C47CC2"/>
    <w:rPr>
      <w:sz w:val="20"/>
      <w:szCs w:val="20"/>
    </w:rPr>
  </w:style>
  <w:style w:type="paragraph" w:styleId="CommentSubject">
    <w:name w:val="Comment Subject"/>
    <w:basedOn w:val="CommentText"/>
    <w:next w:val="CommentText"/>
    <w:link w:val="CommentSubjectChar"/>
    <w:uiPriority w:val="99"/>
    <w:semiHidden/>
    <w:unhideWhenUsed/>
    <w:rsid w:val="00C47CC2"/>
    <w:rPr>
      <w:b/>
      <w:bCs/>
    </w:rPr>
  </w:style>
  <w:style w:type="character" w:styleId="CommentSubjectChar" w:customStyle="1">
    <w:name w:val="Comment Subject Char"/>
    <w:basedOn w:val="CommentTextChar"/>
    <w:link w:val="CommentSubject"/>
    <w:uiPriority w:val="99"/>
    <w:semiHidden/>
    <w:rsid w:val="00C47CC2"/>
    <w:rPr>
      <w:b/>
      <w:bCs/>
      <w:sz w:val="20"/>
      <w:szCs w:val="20"/>
    </w:rPr>
  </w:style>
  <w:style w:type="paragraph" w:styleId="BodyText">
    <w:name w:val="Body Text"/>
    <w:basedOn w:val="Normal"/>
    <w:link w:val="BodyTextChar"/>
    <w:uiPriority w:val="99"/>
    <w:semiHidden/>
    <w:unhideWhenUsed/>
    <w:rsid w:val="0028045C"/>
    <w:pPr>
      <w:spacing w:after="120"/>
    </w:pPr>
  </w:style>
  <w:style w:type="character" w:styleId="BodyTextChar" w:customStyle="1">
    <w:name w:val="Body Text Char"/>
    <w:basedOn w:val="DefaultParagraphFont"/>
    <w:link w:val="BodyText"/>
    <w:uiPriority w:val="99"/>
    <w:semiHidden/>
    <w:rsid w:val="0028045C"/>
  </w:style>
  <w:style w:type="character" w:styleId="Mention">
    <w:name w:val="Mention"/>
    <w:basedOn w:val="DefaultParagraphFont"/>
    <w:uiPriority w:val="99"/>
    <w:unhideWhenUsed/>
    <w:rsid w:val="00642D1A"/>
    <w:rPr>
      <w:color w:val="2B579A"/>
      <w:shd w:val="clear" w:color="auto" w:fill="E1DFDD"/>
    </w:rPr>
  </w:style>
  <w:style w:type="paragraph" w:styleId="Revision">
    <w:name w:val="Revision"/>
    <w:hidden/>
    <w:uiPriority w:val="99"/>
    <w:semiHidden/>
    <w:rsid w:val="00025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9/05/relationships/documenttasks" Target="documenttasks/documenttasks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1989C48E-DEF3-854F-B51F-FC4417E8340D}">
    <t:Anchor>
      <t:Comment id="342364002"/>
    </t:Anchor>
    <t:History>
      <t:Event id="{34BC3788-0554-344D-8AD1-01AF52BD6C89}" time="2026-10-23T07:18:11.23Z">
        <t:Attribution userId="S::arathi@rbi.org.in::5607b618-c766-46cf-8151-ae65fecada39" userProvider="AD" userName="Abhiruchi Rathi"/>
        <t:Anchor>
          <t:Comment id="342364002"/>
        </t:Anchor>
        <t:Create/>
      </t:Event>
      <t:Event id="{FFEADCBB-7DE0-C14A-ACBC-98D5C0F37AEE}" time="2026-10-23T07:18:11.23Z">
        <t:Attribution userId="S::arathi@rbi.org.in::5607b618-c766-46cf-8151-ae65fecada39" userProvider="AD" userName="Abhiruchi Rathi"/>
        <t:Anchor>
          <t:Comment id="342364002"/>
        </t:Anchor>
        <t:Assign userId="S::amitp@rbi.org.in::2026-10-23T07:17:17Z_Z" userProvider="AD" userName="amitp"/>
      </t:Event>
      <t:Event id="{EAF2D732-B617-5D44-83B9-91F00C0D55E3}" time="2026-10-23T07:18:11.23Z">
        <t:Attribution userId="S::arathi@rbi.org.in::5607b618-c766-46cf-8151-ae65fecada39" userProvider="AD" userName="Abhiruchi Rathi"/>
        <t:Anchor>
          <t:Comment id="342364002"/>
        </t:Anchor>
        <t:SetTitle title="@amitp can ATSM model-based inflation expectations be used instead?"/>
      </t:Event>
    </t:History>
  </t:Task>
  <t:Task id="{8008217F-5CA2-5D46-AF69-3D3F4C4341CA}">
    <t:Anchor>
      <t:Comment id="1369459672"/>
    </t:Anchor>
    <t:History>
      <t:Event id="{EB0076E1-F9F7-884B-A65F-DD660D895F83}" time="2026-10-23T07:19:30.793Z">
        <t:Attribution userId="S::arathi@rbi.org.in::5607b618-c766-46cf-8151-ae65fecada39" userProvider="AD" userName="Abhiruchi Rathi"/>
        <t:Anchor>
          <t:Comment id="1369459672"/>
        </t:Anchor>
        <t:Create/>
      </t:Event>
      <t:Event id="{36630595-1DD2-1B44-899C-E68FF2F44A06}" time="2026-10-23T07:19:30.793Z">
        <t:Attribution userId="S::arathi@rbi.org.in::5607b618-c766-46cf-8151-ae65fecada39" userProvider="AD" userName="Abhiruchi Rathi"/>
        <t:Anchor>
          <t:Comment id="1369459672"/>
        </t:Anchor>
        <t:Assign userId="S::amitp@rbi.org.in::2026-10-23T07:19:15Z_Z" userProvider="AD" userName="amitp"/>
      </t:Event>
      <t:Event id="{AE9DE745-141E-1D47-9E45-8BA56AA3C239}" time="2026-10-23T07:19:30.793Z">
        <t:Attribution userId="S::arathi@rbi.org.in::5607b618-c766-46cf-8151-ae65fecada39" userProvider="AD" userName="Abhiruchi Rathi"/>
        <t:Anchor>
          <t:Comment id="1369459672"/>
        </t:Anchor>
        <t:SetTitle title="@amitp this is already accounted for?"/>
      </t:Event>
      <t:Event id="{E39AF4C5-B4C7-4E71-AE5A-DB03E864B43D}" time="2026-10-26T09:28:51.703Z">
        <t:Attribution userId="S::amitp@rbi.org.in::b11bcce6-be02-4c76-96cb-0d80d886aa15" userProvider="AD" userName="Amit Pawar"/>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de22d3f-b5bb-4fa4-b79c-3b7263598f65}" enabled="0" method="" siteId="{ade22d3f-b5bb-4fa4-b79c-3b7263598f6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The Natural Rate of Interest in India: A Macro-Finance Yield Curve Approach</dc:title>
  <dc:creator>Research proposal</dc:creator>
  <lastModifiedBy>Amit Pawar</lastModifiedBy>
  <revision>17</revision>
  <dcterms:created xsi:type="dcterms:W3CDTF">2026-10-23T06:49:00.0000000Z</dcterms:created>
  <dcterms:modified xsi:type="dcterms:W3CDTF">2026-10-26T09:34:07.9883883Z</dcterms:modified>
</coreProperties>
</file>